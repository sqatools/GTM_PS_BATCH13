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"http://www.dotnetfunda.com/interview/exam64-what-is-polymorphisms.aspx" \o "What is Polymorphisms?"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Polymorphisms?</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4" w:history="1">
        <w:r w:rsidRPr="00C90A7A">
          <w:rPr>
            <w:rFonts w:ascii="Times New Roman" w:eastAsia="Times New Roman" w:hAnsi="Times New Roman" w:cs="Times New Roman"/>
            <w:color w:val="000000" w:themeColor="text1"/>
            <w:sz w:val="24"/>
            <w:szCs w:val="24"/>
            <w:u w:val="single"/>
          </w:rPr>
          <w:t>Raja</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Polymorphism means one interface and many forms. Polymorphism is a </w:t>
      </w:r>
      <w:proofErr w:type="gramStart"/>
      <w:r w:rsidRPr="00C90A7A">
        <w:rPr>
          <w:rFonts w:ascii="Times New Roman" w:eastAsia="Times New Roman" w:hAnsi="Times New Roman" w:cs="Times New Roman"/>
          <w:color w:val="000000" w:themeColor="text1"/>
          <w:sz w:val="24"/>
          <w:szCs w:val="24"/>
        </w:rPr>
        <w:t>characteristics</w:t>
      </w:r>
      <w:proofErr w:type="gramEnd"/>
      <w:r w:rsidRPr="00C90A7A">
        <w:rPr>
          <w:rFonts w:ascii="Times New Roman" w:eastAsia="Times New Roman" w:hAnsi="Times New Roman" w:cs="Times New Roman"/>
          <w:color w:val="000000" w:themeColor="text1"/>
          <w:sz w:val="24"/>
          <w:szCs w:val="24"/>
        </w:rPr>
        <w:t xml:space="preserve"> of being able to assign a different meaning or usage to something in different contexts specifically to allow an entity such as a variable, a function or an object to have more than one form.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There are two types of Polymorphism.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t>Compile time:</w:t>
      </w:r>
      <w:r w:rsidRPr="00C90A7A">
        <w:rPr>
          <w:rFonts w:ascii="Times New Roman" w:eastAsia="Times New Roman" w:hAnsi="Times New Roman" w:cs="Times New Roman"/>
          <w:color w:val="000000" w:themeColor="text1"/>
          <w:sz w:val="24"/>
          <w:szCs w:val="24"/>
        </w:rPr>
        <w:t xml:space="preserve"> function or operator overloading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t>Runtime:</w:t>
      </w:r>
      <w:r w:rsidRPr="00C90A7A">
        <w:rPr>
          <w:rFonts w:ascii="Times New Roman" w:eastAsia="Times New Roman" w:hAnsi="Times New Roman" w:cs="Times New Roman"/>
          <w:color w:val="000000" w:themeColor="text1"/>
          <w:sz w:val="24"/>
          <w:szCs w:val="24"/>
        </w:rPr>
        <w:t xml:space="preserve"> </w:t>
      </w:r>
      <w:proofErr w:type="spellStart"/>
      <w:r w:rsidRPr="00C90A7A">
        <w:rPr>
          <w:rFonts w:ascii="Times New Roman" w:eastAsia="Times New Roman" w:hAnsi="Times New Roman" w:cs="Times New Roman"/>
          <w:color w:val="000000" w:themeColor="text1"/>
          <w:sz w:val="24"/>
          <w:szCs w:val="24"/>
        </w:rPr>
        <w:t>Inheritence</w:t>
      </w:r>
      <w:proofErr w:type="spellEnd"/>
      <w:r w:rsidRPr="00C90A7A">
        <w:rPr>
          <w:rFonts w:ascii="Times New Roman" w:eastAsia="Times New Roman" w:hAnsi="Times New Roman" w:cs="Times New Roman"/>
          <w:color w:val="000000" w:themeColor="text1"/>
          <w:sz w:val="24"/>
          <w:szCs w:val="24"/>
        </w:rPr>
        <w:t xml:space="preserve"> &amp; virtual functions</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"http://www.dotnetfunda.com/interview/exam65-what-is-abstract-method.aspx" \o "What is Abstract method?"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Abstract method?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5" w:history="1">
        <w:r w:rsidRPr="00C90A7A">
          <w:rPr>
            <w:rFonts w:ascii="Times New Roman" w:eastAsia="Times New Roman" w:hAnsi="Times New Roman" w:cs="Times New Roman"/>
            <w:color w:val="000000" w:themeColor="text1"/>
            <w:sz w:val="24"/>
            <w:szCs w:val="24"/>
            <w:u w:val="single"/>
          </w:rPr>
          <w:t>Raja</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Abstract method doesn't provide the implementation &amp; forces the derived class to override the method.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"http://www.dotnetfunda.com/interview/exam66-what-is-virtual-method.aspx" \o "What is Virtual method?"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Virtual method?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6" w:history="1">
        <w:r w:rsidRPr="00C90A7A">
          <w:rPr>
            <w:rFonts w:ascii="Times New Roman" w:eastAsia="Times New Roman" w:hAnsi="Times New Roman" w:cs="Times New Roman"/>
            <w:color w:val="000000" w:themeColor="text1"/>
            <w:sz w:val="24"/>
            <w:szCs w:val="24"/>
            <w:u w:val="single"/>
          </w:rPr>
          <w:t>Raja</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Virtual Method has implementation &amp; </w:t>
      </w:r>
      <w:proofErr w:type="gramStart"/>
      <w:r w:rsidRPr="00C90A7A">
        <w:rPr>
          <w:rFonts w:ascii="Times New Roman" w:eastAsia="Times New Roman" w:hAnsi="Times New Roman" w:cs="Times New Roman"/>
          <w:color w:val="000000" w:themeColor="text1"/>
          <w:sz w:val="24"/>
          <w:szCs w:val="24"/>
        </w:rPr>
        <w:t>provide</w:t>
      </w:r>
      <w:proofErr w:type="gramEnd"/>
      <w:r w:rsidRPr="00C90A7A">
        <w:rPr>
          <w:rFonts w:ascii="Times New Roman" w:eastAsia="Times New Roman" w:hAnsi="Times New Roman" w:cs="Times New Roman"/>
          <w:color w:val="000000" w:themeColor="text1"/>
          <w:sz w:val="24"/>
          <w:szCs w:val="24"/>
        </w:rPr>
        <w:t xml:space="preserve"> the derived class with the option to override it.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"http://www.dotnetfunda.com/interview/exam67-can-struct-be-inherited.aspx" \o "Can Struct be inherited?"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 xml:space="preserve">Can </w:t>
      </w:r>
      <w:proofErr w:type="spellStart"/>
      <w:r w:rsidRPr="00C90A7A">
        <w:rPr>
          <w:rFonts w:ascii="Times New Roman" w:eastAsia="Times New Roman" w:hAnsi="Times New Roman" w:cs="Times New Roman"/>
          <w:b/>
          <w:bCs/>
          <w:color w:val="000000" w:themeColor="text1"/>
          <w:sz w:val="36"/>
          <w:szCs w:val="36"/>
          <w:u w:val="single"/>
        </w:rPr>
        <w:t>Struct</w:t>
      </w:r>
      <w:proofErr w:type="spellEnd"/>
      <w:r w:rsidRPr="00C90A7A">
        <w:rPr>
          <w:rFonts w:ascii="Times New Roman" w:eastAsia="Times New Roman" w:hAnsi="Times New Roman" w:cs="Times New Roman"/>
          <w:b/>
          <w:bCs/>
          <w:color w:val="000000" w:themeColor="text1"/>
          <w:sz w:val="36"/>
          <w:szCs w:val="36"/>
          <w:u w:val="single"/>
        </w:rPr>
        <w:t xml:space="preserve"> be inherited?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7" w:history="1">
        <w:r w:rsidRPr="00C90A7A">
          <w:rPr>
            <w:rFonts w:ascii="Times New Roman" w:eastAsia="Times New Roman" w:hAnsi="Times New Roman" w:cs="Times New Roman"/>
            <w:color w:val="000000" w:themeColor="text1"/>
            <w:sz w:val="24"/>
            <w:szCs w:val="24"/>
            <w:u w:val="single"/>
          </w:rPr>
          <w:t>Raja</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No, </w:t>
      </w:r>
      <w:proofErr w:type="spellStart"/>
      <w:r w:rsidRPr="00C90A7A">
        <w:rPr>
          <w:rFonts w:ascii="Times New Roman" w:eastAsia="Times New Roman" w:hAnsi="Times New Roman" w:cs="Times New Roman"/>
          <w:color w:val="000000" w:themeColor="text1"/>
          <w:sz w:val="24"/>
          <w:szCs w:val="24"/>
        </w:rPr>
        <w:t>Struct</w:t>
      </w:r>
      <w:proofErr w:type="spellEnd"/>
      <w:r w:rsidRPr="00C90A7A">
        <w:rPr>
          <w:rFonts w:ascii="Times New Roman" w:eastAsia="Times New Roman" w:hAnsi="Times New Roman" w:cs="Times New Roman"/>
          <w:color w:val="000000" w:themeColor="text1"/>
          <w:sz w:val="24"/>
          <w:szCs w:val="24"/>
        </w:rPr>
        <w:t xml:space="preserve"> can't be inherited as this is implicitly sealed.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"http://www.dotnetfunda.com/interview/exam82-what-is-object.aspx" \o "What is Object?"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Object?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lastRenderedPageBreak/>
        <w:fldChar w:fldCharType="end"/>
      </w:r>
      <w:r w:rsidRPr="00C90A7A">
        <w:rPr>
          <w:rFonts w:ascii="Times New Roman" w:eastAsia="Times New Roman" w:hAnsi="Times New Roman" w:cs="Times New Roman"/>
          <w:color w:val="000000" w:themeColor="text1"/>
          <w:sz w:val="24"/>
          <w:szCs w:val="24"/>
        </w:rPr>
        <w:br/>
        <w:t xml:space="preserve">Posted by: </w:t>
      </w:r>
      <w:hyperlink r:id="rId8"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Object is anything that is identifiable as a single material item.</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"http://www.dotnetfunda.com/interview/exam83-what-is-class.aspx" \o "What is Class?"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Class?</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9"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A Class is the generic definition of what an object is a template.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The keyword class in C# indicates that we are going to define a new class (type of object)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"http://www.dotnetfunda.com/interview/exam84-what-is-static-field.aspx" \o "What is Static field?"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Static field?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0"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To indicate that a field should only be stored once no matter how many instance of the class we create.</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0" w:author="Unknown"/>
          <w:rFonts w:ascii="Times New Roman" w:eastAsia="Times New Roman" w:hAnsi="Times New Roman" w:cs="Times New Roman"/>
          <w:color w:val="000000" w:themeColor="text1"/>
          <w:sz w:val="24"/>
          <w:szCs w:val="24"/>
          <w:u w:val="single"/>
        </w:rPr>
      </w:pPr>
      <w:ins w:id="1"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"http://www.dotnetfunda.com/interview/exam85-what-is-static-method.aspx" \o "What is Static Method?"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2" w:author="Unknown"/>
          <w:rFonts w:ascii="Times New Roman" w:eastAsia="Times New Roman" w:hAnsi="Times New Roman" w:cs="Times New Roman"/>
          <w:b/>
          <w:bCs/>
          <w:color w:val="000000" w:themeColor="text1"/>
          <w:sz w:val="36"/>
          <w:szCs w:val="36"/>
        </w:rPr>
      </w:pPr>
      <w:ins w:id="3" w:author="Unknown">
        <w:r w:rsidRPr="00C90A7A">
          <w:rPr>
            <w:rFonts w:ascii="Times New Roman" w:eastAsia="Times New Roman" w:hAnsi="Times New Roman" w:cs="Times New Roman"/>
            <w:b/>
            <w:bCs/>
            <w:color w:val="000000" w:themeColor="text1"/>
            <w:sz w:val="36"/>
            <w:szCs w:val="36"/>
            <w:u w:val="single"/>
          </w:rPr>
          <w:t>What is Static Method?</w:t>
        </w:r>
      </w:ins>
    </w:p>
    <w:p w:rsidR="00C90A7A" w:rsidRPr="00C90A7A" w:rsidRDefault="00C90A7A" w:rsidP="00C90A7A">
      <w:pPr>
        <w:spacing w:after="0" w:line="240" w:lineRule="auto"/>
        <w:rPr>
          <w:ins w:id="4" w:author="Unknown"/>
          <w:rFonts w:ascii="Times New Roman" w:eastAsia="Times New Roman" w:hAnsi="Times New Roman" w:cs="Times New Roman"/>
          <w:color w:val="000000" w:themeColor="text1"/>
          <w:sz w:val="24"/>
          <w:szCs w:val="24"/>
        </w:rPr>
      </w:pPr>
      <w:ins w:id="5"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6" w:author="Unknown"/>
          <w:rFonts w:ascii="Times New Roman" w:eastAsia="Times New Roman" w:hAnsi="Times New Roman" w:cs="Times New Roman"/>
          <w:color w:val="000000" w:themeColor="text1"/>
          <w:sz w:val="24"/>
          <w:szCs w:val="24"/>
        </w:rPr>
      </w:pPr>
      <w:ins w:id="7" w:author="Unknown">
        <w:r w:rsidRPr="00C90A7A">
          <w:rPr>
            <w:rFonts w:ascii="Times New Roman" w:eastAsia="Times New Roman" w:hAnsi="Times New Roman" w:cs="Times New Roman"/>
            <w:color w:val="000000" w:themeColor="text1"/>
            <w:sz w:val="24"/>
            <w:szCs w:val="24"/>
          </w:rPr>
          <w:t>It is possible to declare a method as Static provided that they don't attempt to access any instance data or other instance methods.</w:t>
        </w:r>
      </w:ins>
    </w:p>
    <w:p w:rsidR="00C90A7A" w:rsidRPr="00C90A7A" w:rsidRDefault="00C90A7A" w:rsidP="00C90A7A">
      <w:pPr>
        <w:spacing w:after="0" w:line="240" w:lineRule="auto"/>
        <w:rPr>
          <w:ins w:id="8"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9" w:author="Unknown"/>
          <w:rFonts w:ascii="Times New Roman" w:eastAsia="Times New Roman" w:hAnsi="Times New Roman" w:cs="Times New Roman"/>
          <w:color w:val="000000" w:themeColor="text1"/>
          <w:sz w:val="24"/>
          <w:szCs w:val="24"/>
          <w:u w:val="single"/>
        </w:rPr>
      </w:pPr>
      <w:ins w:id="10"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"http://www.dotnetfunda.com/interview/exam87-what-is-inheritance.aspx" \o "What is Inheritance?"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1" w:author="Unknown"/>
          <w:rFonts w:ascii="Times New Roman" w:eastAsia="Times New Roman" w:hAnsi="Times New Roman" w:cs="Times New Roman"/>
          <w:b/>
          <w:bCs/>
          <w:color w:val="000000" w:themeColor="text1"/>
          <w:sz w:val="36"/>
          <w:szCs w:val="36"/>
        </w:rPr>
      </w:pPr>
      <w:ins w:id="12" w:author="Unknown">
        <w:r w:rsidRPr="00C90A7A">
          <w:rPr>
            <w:rFonts w:ascii="Times New Roman" w:eastAsia="Times New Roman" w:hAnsi="Times New Roman" w:cs="Times New Roman"/>
            <w:b/>
            <w:bCs/>
            <w:color w:val="000000" w:themeColor="text1"/>
            <w:sz w:val="36"/>
            <w:szCs w:val="36"/>
            <w:u w:val="single"/>
          </w:rPr>
          <w:t>What is Inheritance?</w:t>
        </w:r>
      </w:ins>
    </w:p>
    <w:p w:rsidR="00C90A7A" w:rsidRPr="00C90A7A" w:rsidRDefault="00C90A7A" w:rsidP="00C90A7A">
      <w:pPr>
        <w:spacing w:after="0" w:line="240" w:lineRule="auto"/>
        <w:rPr>
          <w:ins w:id="13" w:author="Unknown"/>
          <w:rFonts w:ascii="Times New Roman" w:eastAsia="Times New Roman" w:hAnsi="Times New Roman" w:cs="Times New Roman"/>
          <w:color w:val="000000" w:themeColor="text1"/>
          <w:sz w:val="24"/>
          <w:szCs w:val="24"/>
        </w:rPr>
      </w:pPr>
      <w:ins w:id="14"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5" w:author="Unknown"/>
          <w:rFonts w:ascii="Times New Roman" w:eastAsia="Times New Roman" w:hAnsi="Times New Roman" w:cs="Times New Roman"/>
          <w:color w:val="000000" w:themeColor="text1"/>
          <w:sz w:val="24"/>
          <w:szCs w:val="24"/>
        </w:rPr>
      </w:pPr>
      <w:ins w:id="16" w:author="Unknown">
        <w:r w:rsidRPr="00C90A7A">
          <w:rPr>
            <w:rFonts w:ascii="Times New Roman" w:eastAsia="Times New Roman" w:hAnsi="Times New Roman" w:cs="Times New Roman"/>
            <w:color w:val="000000" w:themeColor="text1"/>
            <w:sz w:val="24"/>
            <w:szCs w:val="24"/>
          </w:rPr>
          <w:t xml:space="preserve">It provides a convenient way to reuse existing fully tested code in different context thereby saving lot of coding.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Inheritance of classes in C# is always implementation Inheritance.</w:t>
        </w:r>
      </w:ins>
    </w:p>
    <w:p w:rsidR="00C90A7A" w:rsidRPr="00C90A7A" w:rsidRDefault="00C90A7A" w:rsidP="00C90A7A">
      <w:pPr>
        <w:spacing w:after="0" w:line="240" w:lineRule="auto"/>
        <w:rPr>
          <w:ins w:id="17"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8" w:author="Unknown"/>
          <w:rFonts w:ascii="Times New Roman" w:eastAsia="Times New Roman" w:hAnsi="Times New Roman" w:cs="Times New Roman"/>
          <w:color w:val="000000" w:themeColor="text1"/>
          <w:sz w:val="24"/>
          <w:szCs w:val="24"/>
          <w:u w:val="single"/>
        </w:rPr>
      </w:pPr>
      <w:ins w:id="19"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"http://www.dotnetfunda.com/interview/exam88-what-is-virtual-keyword.aspx" \o "What is Virtual keyword?"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20" w:author="Unknown"/>
          <w:rFonts w:ascii="Times New Roman" w:eastAsia="Times New Roman" w:hAnsi="Times New Roman" w:cs="Times New Roman"/>
          <w:b/>
          <w:bCs/>
          <w:color w:val="000000" w:themeColor="text1"/>
          <w:sz w:val="36"/>
          <w:szCs w:val="36"/>
        </w:rPr>
      </w:pPr>
      <w:ins w:id="21" w:author="Unknown">
        <w:r w:rsidRPr="00C90A7A">
          <w:rPr>
            <w:rFonts w:ascii="Times New Roman" w:eastAsia="Times New Roman" w:hAnsi="Times New Roman" w:cs="Times New Roman"/>
            <w:b/>
            <w:bCs/>
            <w:color w:val="000000" w:themeColor="text1"/>
            <w:sz w:val="36"/>
            <w:szCs w:val="36"/>
            <w:u w:val="single"/>
          </w:rPr>
          <w:lastRenderedPageBreak/>
          <w:t>What is Virtual keyword?</w:t>
        </w:r>
      </w:ins>
    </w:p>
    <w:p w:rsidR="00C90A7A" w:rsidRPr="00C90A7A" w:rsidRDefault="00C90A7A" w:rsidP="00C90A7A">
      <w:pPr>
        <w:spacing w:after="0" w:line="240" w:lineRule="auto"/>
        <w:rPr>
          <w:ins w:id="22" w:author="Unknown"/>
          <w:rFonts w:ascii="Times New Roman" w:eastAsia="Times New Roman" w:hAnsi="Times New Roman" w:cs="Times New Roman"/>
          <w:color w:val="000000" w:themeColor="text1"/>
          <w:sz w:val="24"/>
          <w:szCs w:val="24"/>
        </w:rPr>
      </w:pPr>
      <w:ins w:id="23"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24" w:author="Unknown"/>
          <w:rFonts w:ascii="Times New Roman" w:eastAsia="Times New Roman" w:hAnsi="Times New Roman" w:cs="Times New Roman"/>
          <w:color w:val="000000" w:themeColor="text1"/>
          <w:sz w:val="24"/>
          <w:szCs w:val="24"/>
        </w:rPr>
      </w:pPr>
      <w:ins w:id="25" w:author="Unknown">
        <w:r w:rsidRPr="00C90A7A">
          <w:rPr>
            <w:rFonts w:ascii="Times New Roman" w:eastAsia="Times New Roman" w:hAnsi="Times New Roman" w:cs="Times New Roman"/>
            <w:color w:val="000000" w:themeColor="text1"/>
            <w:sz w:val="24"/>
            <w:szCs w:val="24"/>
          </w:rPr>
          <w:t>This keyword indicates that a member can be overridden in a child class. It can be applied to methods, properties, indexes and events.</w:t>
        </w:r>
      </w:ins>
    </w:p>
    <w:p w:rsidR="00C90A7A" w:rsidRPr="00C90A7A" w:rsidRDefault="00C90A7A" w:rsidP="00C90A7A">
      <w:pPr>
        <w:spacing w:after="0" w:line="240" w:lineRule="auto"/>
        <w:rPr>
          <w:ins w:id="26"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27" w:author="Unknown"/>
          <w:rFonts w:ascii="Times New Roman" w:eastAsia="Times New Roman" w:hAnsi="Times New Roman" w:cs="Times New Roman"/>
          <w:color w:val="000000" w:themeColor="text1"/>
          <w:sz w:val="24"/>
          <w:szCs w:val="24"/>
          <w:u w:val="single"/>
        </w:rPr>
      </w:pPr>
      <w:ins w:id="28"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"http://www.dotnetfunda.com/interview/exam89-what-is-new-modifiers.aspx" \o "What is New modifiers?"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29" w:author="Unknown"/>
          <w:rFonts w:ascii="Times New Roman" w:eastAsia="Times New Roman" w:hAnsi="Times New Roman" w:cs="Times New Roman"/>
          <w:b/>
          <w:bCs/>
          <w:color w:val="000000" w:themeColor="text1"/>
          <w:sz w:val="36"/>
          <w:szCs w:val="36"/>
        </w:rPr>
      </w:pPr>
      <w:ins w:id="30" w:author="Unknown">
        <w:r w:rsidRPr="00C90A7A">
          <w:rPr>
            <w:rFonts w:ascii="Times New Roman" w:eastAsia="Times New Roman" w:hAnsi="Times New Roman" w:cs="Times New Roman"/>
            <w:b/>
            <w:bCs/>
            <w:color w:val="000000" w:themeColor="text1"/>
            <w:sz w:val="36"/>
            <w:szCs w:val="36"/>
            <w:u w:val="single"/>
          </w:rPr>
          <w:t xml:space="preserve">What </w:t>
        </w:r>
        <w:proofErr w:type="gramStart"/>
        <w:r w:rsidRPr="00C90A7A">
          <w:rPr>
            <w:rFonts w:ascii="Times New Roman" w:eastAsia="Times New Roman" w:hAnsi="Times New Roman" w:cs="Times New Roman"/>
            <w:b/>
            <w:bCs/>
            <w:color w:val="000000" w:themeColor="text1"/>
            <w:sz w:val="36"/>
            <w:szCs w:val="36"/>
            <w:u w:val="single"/>
          </w:rPr>
          <w:t>is New modifier</w:t>
        </w:r>
        <w:proofErr w:type="gramEnd"/>
        <w:r w:rsidRPr="00C90A7A">
          <w:rPr>
            <w:rFonts w:ascii="Times New Roman" w:eastAsia="Times New Roman" w:hAnsi="Times New Roman" w:cs="Times New Roman"/>
            <w:b/>
            <w:bCs/>
            <w:color w:val="000000" w:themeColor="text1"/>
            <w:sz w:val="36"/>
            <w:szCs w:val="36"/>
            <w:u w:val="single"/>
          </w:rPr>
          <w:t>s?</w:t>
        </w:r>
      </w:ins>
    </w:p>
    <w:p w:rsidR="00C90A7A" w:rsidRPr="00C90A7A" w:rsidRDefault="00C90A7A" w:rsidP="00C90A7A">
      <w:pPr>
        <w:spacing w:after="0" w:line="240" w:lineRule="auto"/>
        <w:rPr>
          <w:ins w:id="31" w:author="Unknown"/>
          <w:rFonts w:ascii="Times New Roman" w:eastAsia="Times New Roman" w:hAnsi="Times New Roman" w:cs="Times New Roman"/>
          <w:color w:val="000000" w:themeColor="text1"/>
          <w:sz w:val="24"/>
          <w:szCs w:val="24"/>
        </w:rPr>
      </w:pPr>
      <w:ins w:id="32"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3" w:author="Unknown"/>
          <w:rFonts w:ascii="Times New Roman" w:eastAsia="Times New Roman" w:hAnsi="Times New Roman" w:cs="Times New Roman"/>
          <w:color w:val="000000" w:themeColor="text1"/>
          <w:sz w:val="24"/>
          <w:szCs w:val="24"/>
        </w:rPr>
      </w:pPr>
      <w:ins w:id="34" w:author="Unknown">
        <w:r w:rsidRPr="00C90A7A">
          <w:rPr>
            <w:rFonts w:ascii="Times New Roman" w:eastAsia="Times New Roman" w:hAnsi="Times New Roman" w:cs="Times New Roman"/>
            <w:color w:val="000000" w:themeColor="text1"/>
            <w:sz w:val="24"/>
            <w:szCs w:val="24"/>
          </w:rPr>
          <w:t xml:space="preserve">The new </w:t>
        </w:r>
        <w:proofErr w:type="gramStart"/>
        <w:r w:rsidRPr="00C90A7A">
          <w:rPr>
            <w:rFonts w:ascii="Times New Roman" w:eastAsia="Times New Roman" w:hAnsi="Times New Roman" w:cs="Times New Roman"/>
            <w:color w:val="000000" w:themeColor="text1"/>
            <w:sz w:val="24"/>
            <w:szCs w:val="24"/>
          </w:rPr>
          <w:t>modifiers hides</w:t>
        </w:r>
        <w:proofErr w:type="gramEnd"/>
        <w:r w:rsidRPr="00C90A7A">
          <w:rPr>
            <w:rFonts w:ascii="Times New Roman" w:eastAsia="Times New Roman" w:hAnsi="Times New Roman" w:cs="Times New Roman"/>
            <w:color w:val="000000" w:themeColor="text1"/>
            <w:sz w:val="24"/>
            <w:szCs w:val="24"/>
          </w:rPr>
          <w:t xml:space="preserve"> a member of the base class. C# supports only hide by signature.</w:t>
        </w:r>
      </w:ins>
    </w:p>
    <w:p w:rsidR="00C90A7A" w:rsidRPr="00C90A7A" w:rsidRDefault="00C90A7A" w:rsidP="00C90A7A">
      <w:pPr>
        <w:spacing w:after="0" w:line="240" w:lineRule="auto"/>
        <w:rPr>
          <w:ins w:id="35"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6" w:author="Unknown"/>
          <w:rFonts w:ascii="Times New Roman" w:eastAsia="Times New Roman" w:hAnsi="Times New Roman" w:cs="Times New Roman"/>
          <w:color w:val="000000" w:themeColor="text1"/>
          <w:sz w:val="24"/>
          <w:szCs w:val="24"/>
          <w:u w:val="single"/>
        </w:rPr>
      </w:pPr>
      <w:ins w:id="37"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"http://www.dotnetfunda.com/interview/exam90-what-is-abstract-class.aspx" \o "What is Abstract Class?"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8" w:author="Unknown"/>
          <w:rFonts w:ascii="Times New Roman" w:eastAsia="Times New Roman" w:hAnsi="Times New Roman" w:cs="Times New Roman"/>
          <w:b/>
          <w:bCs/>
          <w:color w:val="000000" w:themeColor="text1"/>
          <w:sz w:val="36"/>
          <w:szCs w:val="36"/>
        </w:rPr>
      </w:pPr>
      <w:ins w:id="39" w:author="Unknown">
        <w:r w:rsidRPr="00C90A7A">
          <w:rPr>
            <w:rFonts w:ascii="Times New Roman" w:eastAsia="Times New Roman" w:hAnsi="Times New Roman" w:cs="Times New Roman"/>
            <w:b/>
            <w:bCs/>
            <w:color w:val="000000" w:themeColor="text1"/>
            <w:sz w:val="36"/>
            <w:szCs w:val="36"/>
            <w:u w:val="single"/>
          </w:rPr>
          <w:t>What is Abstract Class?</w:t>
        </w:r>
      </w:ins>
    </w:p>
    <w:p w:rsidR="00C90A7A" w:rsidRPr="00C90A7A" w:rsidRDefault="00C90A7A" w:rsidP="00C90A7A">
      <w:pPr>
        <w:spacing w:after="0" w:line="240" w:lineRule="auto"/>
        <w:rPr>
          <w:ins w:id="40" w:author="Unknown"/>
          <w:rFonts w:ascii="Times New Roman" w:eastAsia="Times New Roman" w:hAnsi="Times New Roman" w:cs="Times New Roman"/>
          <w:color w:val="000000" w:themeColor="text1"/>
          <w:sz w:val="24"/>
          <w:szCs w:val="24"/>
        </w:rPr>
      </w:pPr>
      <w:ins w:id="41"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42" w:author="Unknown"/>
          <w:rFonts w:ascii="Times New Roman" w:eastAsia="Times New Roman" w:hAnsi="Times New Roman" w:cs="Times New Roman"/>
          <w:color w:val="000000" w:themeColor="text1"/>
          <w:sz w:val="24"/>
          <w:szCs w:val="24"/>
        </w:rPr>
      </w:pPr>
      <w:ins w:id="43" w:author="Unknown">
        <w:r w:rsidRPr="00C90A7A">
          <w:rPr>
            <w:rFonts w:ascii="Times New Roman" w:eastAsia="Times New Roman" w:hAnsi="Times New Roman" w:cs="Times New Roman"/>
            <w:color w:val="000000" w:themeColor="text1"/>
            <w:sz w:val="24"/>
            <w:szCs w:val="24"/>
          </w:rPr>
          <w:t xml:space="preserve">Abstract class is a class that </w:t>
        </w:r>
        <w:proofErr w:type="spellStart"/>
        <w:r w:rsidRPr="00C90A7A">
          <w:rPr>
            <w:rFonts w:ascii="Times New Roman" w:eastAsia="Times New Roman" w:hAnsi="Times New Roman" w:cs="Times New Roman"/>
            <w:color w:val="000000" w:themeColor="text1"/>
            <w:sz w:val="24"/>
            <w:szCs w:val="24"/>
          </w:rPr>
          <w:t>can not</w:t>
        </w:r>
        <w:proofErr w:type="spellEnd"/>
        <w:r w:rsidRPr="00C90A7A">
          <w:rPr>
            <w:rFonts w:ascii="Times New Roman" w:eastAsia="Times New Roman" w:hAnsi="Times New Roman" w:cs="Times New Roman"/>
            <w:color w:val="000000" w:themeColor="text1"/>
            <w:sz w:val="24"/>
            <w:szCs w:val="24"/>
          </w:rPr>
          <w:t xml:space="preserve"> be instantiated, it exists extensively for inheritance and it must be inherited. There are scenarios in which it is useful to define </w:t>
        </w:r>
        <w:proofErr w:type="gramStart"/>
        <w:r w:rsidRPr="00C90A7A">
          <w:rPr>
            <w:rFonts w:ascii="Times New Roman" w:eastAsia="Times New Roman" w:hAnsi="Times New Roman" w:cs="Times New Roman"/>
            <w:color w:val="000000" w:themeColor="text1"/>
            <w:sz w:val="24"/>
            <w:szCs w:val="24"/>
          </w:rPr>
          <w:t>classes that is</w:t>
        </w:r>
        <w:proofErr w:type="gramEnd"/>
        <w:r w:rsidRPr="00C90A7A">
          <w:rPr>
            <w:rFonts w:ascii="Times New Roman" w:eastAsia="Times New Roman" w:hAnsi="Times New Roman" w:cs="Times New Roman"/>
            <w:color w:val="000000" w:themeColor="text1"/>
            <w:sz w:val="24"/>
            <w:szCs w:val="24"/>
          </w:rPr>
          <w:t xml:space="preserve"> not intended to instantiate; because such classes normally are used as base-classes in inheritance hierarchies, we call such classes abstract classes.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Abstract classes cannot be used to instantiate objects; because abstract classes are incomplete, it may contain only definition of the properties or methods and derived classes that inherit this implements </w:t>
        </w:r>
        <w:proofErr w:type="gramStart"/>
        <w:r w:rsidRPr="00C90A7A">
          <w:rPr>
            <w:rFonts w:ascii="Times New Roman" w:eastAsia="Times New Roman" w:hAnsi="Times New Roman" w:cs="Times New Roman"/>
            <w:color w:val="000000" w:themeColor="text1"/>
            <w:sz w:val="24"/>
            <w:szCs w:val="24"/>
          </w:rPr>
          <w:t>it's</w:t>
        </w:r>
        <w:proofErr w:type="gramEnd"/>
        <w:r w:rsidRPr="00C90A7A">
          <w:rPr>
            <w:rFonts w:ascii="Times New Roman" w:eastAsia="Times New Roman" w:hAnsi="Times New Roman" w:cs="Times New Roman"/>
            <w:color w:val="000000" w:themeColor="text1"/>
            <w:sz w:val="24"/>
            <w:szCs w:val="24"/>
          </w:rPr>
          <w:t xml:space="preserve"> properties or methods.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Static, Value Types &amp; interface doesn't support abstract modifiers. Static members cannot be abstract. Classes with abstract member must also be abstract.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t xml:space="preserve">For detailed example, read this article </w:t>
        </w:r>
        <w:r w:rsidRPr="00C90A7A">
          <w:rPr>
            <w:rFonts w:ascii="Times New Roman" w:eastAsia="Times New Roman" w:hAnsi="Times New Roman" w:cs="Times New Roman"/>
            <w:b/>
            <w:bCs/>
            <w:color w:val="000000" w:themeColor="text1"/>
            <w:sz w:val="24"/>
            <w:szCs w:val="24"/>
          </w:rPr>
          <w:fldChar w:fldCharType="begin"/>
        </w:r>
        <w:r w:rsidRPr="00C90A7A">
          <w:rPr>
            <w:rFonts w:ascii="Times New Roman" w:eastAsia="Times New Roman" w:hAnsi="Times New Roman" w:cs="Times New Roman"/>
            <w:b/>
            <w:bCs/>
            <w:color w:val="000000" w:themeColor="text1"/>
            <w:sz w:val="24"/>
            <w:szCs w:val="24"/>
          </w:rPr>
          <w:instrText xml:space="preserve"> HYPERLINK "http://www.dotnetfunda.com/articles/article467-abstract-class--explained.aspx" \t "_blank" </w:instrText>
        </w:r>
        <w:r w:rsidRPr="00C90A7A">
          <w:rPr>
            <w:rFonts w:ascii="Times New Roman" w:eastAsia="Times New Roman" w:hAnsi="Times New Roman" w:cs="Times New Roman"/>
            <w:b/>
            <w:bCs/>
            <w:color w:val="000000" w:themeColor="text1"/>
            <w:sz w:val="24"/>
            <w:szCs w:val="24"/>
          </w:rPr>
          <w:fldChar w:fldCharType="separate"/>
        </w:r>
        <w:r w:rsidRPr="00C90A7A">
          <w:rPr>
            <w:rFonts w:ascii="Times New Roman" w:eastAsia="Times New Roman" w:hAnsi="Times New Roman" w:cs="Times New Roman"/>
            <w:b/>
            <w:bCs/>
            <w:color w:val="000000" w:themeColor="text1"/>
            <w:sz w:val="24"/>
            <w:szCs w:val="24"/>
            <w:u w:val="single"/>
          </w:rPr>
          <w:t>http://www.dotnetfunda.com/articles/article467-abstract-class--explained.aspx</w:t>
        </w:r>
        <w:r w:rsidRPr="00C90A7A">
          <w:rPr>
            <w:rFonts w:ascii="Times New Roman" w:eastAsia="Times New Roman" w:hAnsi="Times New Roman" w:cs="Times New Roman"/>
            <w:b/>
            <w:bCs/>
            <w:color w:val="000000" w:themeColor="text1"/>
            <w:sz w:val="24"/>
            <w:szCs w:val="24"/>
          </w:rPr>
          <w:fldChar w:fldCharType="end"/>
        </w:r>
        <w:r w:rsidRPr="00C90A7A">
          <w:rPr>
            <w:rFonts w:ascii="Times New Roman" w:eastAsia="Times New Roman" w:hAnsi="Times New Roman" w:cs="Times New Roman"/>
            <w:b/>
            <w:bCs/>
            <w:color w:val="000000" w:themeColor="text1"/>
            <w:sz w:val="24"/>
            <w:szCs w:val="24"/>
          </w:rPr>
          <w:t xml:space="preserve"> </w:t>
        </w:r>
      </w:ins>
    </w:p>
    <w:p w:rsidR="00C90A7A" w:rsidRPr="00C90A7A" w:rsidRDefault="00C90A7A" w:rsidP="00C90A7A">
      <w:pPr>
        <w:spacing w:after="0" w:line="240" w:lineRule="auto"/>
        <w:rPr>
          <w:ins w:id="44"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45" w:author="Unknown"/>
          <w:rFonts w:ascii="Times New Roman" w:eastAsia="Times New Roman" w:hAnsi="Times New Roman" w:cs="Times New Roman"/>
          <w:color w:val="000000" w:themeColor="text1"/>
          <w:sz w:val="24"/>
          <w:szCs w:val="24"/>
          <w:u w:val="single"/>
        </w:rPr>
      </w:pPr>
      <w:ins w:id="46"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"http://www.dotnetfunda.com/interview/exam91-what-is-sealed-modifiers.aspx" \o "What is Sealed modifiers?"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47" w:author="Unknown"/>
          <w:rFonts w:ascii="Times New Roman" w:eastAsia="Times New Roman" w:hAnsi="Times New Roman" w:cs="Times New Roman"/>
          <w:b/>
          <w:bCs/>
          <w:color w:val="000000" w:themeColor="text1"/>
          <w:sz w:val="36"/>
          <w:szCs w:val="36"/>
        </w:rPr>
      </w:pPr>
      <w:ins w:id="48" w:author="Unknown">
        <w:r w:rsidRPr="00C90A7A">
          <w:rPr>
            <w:rFonts w:ascii="Times New Roman" w:eastAsia="Times New Roman" w:hAnsi="Times New Roman" w:cs="Times New Roman"/>
            <w:b/>
            <w:bCs/>
            <w:color w:val="000000" w:themeColor="text1"/>
            <w:sz w:val="36"/>
            <w:szCs w:val="36"/>
            <w:u w:val="single"/>
          </w:rPr>
          <w:t xml:space="preserve">What is </w:t>
        </w:r>
        <w:proofErr w:type="gramStart"/>
        <w:r w:rsidRPr="00C90A7A">
          <w:rPr>
            <w:rFonts w:ascii="Times New Roman" w:eastAsia="Times New Roman" w:hAnsi="Times New Roman" w:cs="Times New Roman"/>
            <w:b/>
            <w:bCs/>
            <w:color w:val="000000" w:themeColor="text1"/>
            <w:sz w:val="36"/>
            <w:szCs w:val="36"/>
            <w:u w:val="single"/>
          </w:rPr>
          <w:t>Seale</w:t>
        </w:r>
        <w:proofErr w:type="gramEnd"/>
        <w:r w:rsidRPr="00C90A7A">
          <w:rPr>
            <w:rFonts w:ascii="Times New Roman" w:eastAsia="Times New Roman" w:hAnsi="Times New Roman" w:cs="Times New Roman"/>
            <w:b/>
            <w:bCs/>
            <w:color w:val="000000" w:themeColor="text1"/>
            <w:sz w:val="36"/>
            <w:szCs w:val="36"/>
            <w:u w:val="single"/>
          </w:rPr>
          <w:t>d modifiers?</w:t>
        </w:r>
      </w:ins>
    </w:p>
    <w:p w:rsidR="00C90A7A" w:rsidRPr="00C90A7A" w:rsidRDefault="00C90A7A" w:rsidP="00C90A7A">
      <w:pPr>
        <w:spacing w:after="0" w:line="240" w:lineRule="auto"/>
        <w:rPr>
          <w:ins w:id="49" w:author="Unknown"/>
          <w:rFonts w:ascii="Times New Roman" w:eastAsia="Times New Roman" w:hAnsi="Times New Roman" w:cs="Times New Roman"/>
          <w:color w:val="000000" w:themeColor="text1"/>
          <w:sz w:val="24"/>
          <w:szCs w:val="24"/>
        </w:rPr>
      </w:pPr>
      <w:ins w:id="50"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51" w:author="Unknown"/>
          <w:rFonts w:ascii="Times New Roman" w:eastAsia="Times New Roman" w:hAnsi="Times New Roman" w:cs="Times New Roman"/>
          <w:color w:val="000000" w:themeColor="text1"/>
          <w:sz w:val="24"/>
          <w:szCs w:val="24"/>
        </w:rPr>
      </w:pPr>
      <w:ins w:id="52" w:author="Unknown">
        <w:r w:rsidRPr="00C90A7A">
          <w:rPr>
            <w:rFonts w:ascii="Times New Roman" w:eastAsia="Times New Roman" w:hAnsi="Times New Roman" w:cs="Times New Roman"/>
            <w:color w:val="000000" w:themeColor="text1"/>
            <w:sz w:val="24"/>
            <w:szCs w:val="24"/>
          </w:rPr>
          <w:t xml:space="preserve">Sealed types cannot be inherited &amp; are concrete. </w:t>
        </w:r>
        <w:r w:rsidRPr="00C90A7A">
          <w:rPr>
            <w:rFonts w:ascii="Times New Roman" w:eastAsia="Times New Roman" w:hAnsi="Times New Roman" w:cs="Times New Roman"/>
            <w:color w:val="000000" w:themeColor="text1"/>
            <w:sz w:val="24"/>
            <w:szCs w:val="24"/>
          </w:rPr>
          <w:br/>
          <w:t xml:space="preserve">Sealed modifiers can also be applied to instance methods, properties, events &amp; indexes. It can't </w:t>
        </w:r>
        <w:r w:rsidRPr="00C90A7A">
          <w:rPr>
            <w:rFonts w:ascii="Times New Roman" w:eastAsia="Times New Roman" w:hAnsi="Times New Roman" w:cs="Times New Roman"/>
            <w:color w:val="000000" w:themeColor="text1"/>
            <w:sz w:val="24"/>
            <w:szCs w:val="24"/>
          </w:rPr>
          <w:lastRenderedPageBreak/>
          <w:t xml:space="preserve">be applied to static members.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Sealed members are allowed in sealed and non-sealed classes.</w:t>
        </w:r>
      </w:ins>
    </w:p>
    <w:p w:rsidR="00C90A7A" w:rsidRPr="00C90A7A" w:rsidRDefault="00C90A7A" w:rsidP="00C90A7A">
      <w:pPr>
        <w:spacing w:after="0" w:line="240" w:lineRule="auto"/>
        <w:rPr>
          <w:ins w:id="53"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54" w:author="Unknown"/>
          <w:rFonts w:ascii="Times New Roman" w:eastAsia="Times New Roman" w:hAnsi="Times New Roman" w:cs="Times New Roman"/>
          <w:color w:val="000000" w:themeColor="text1"/>
          <w:sz w:val="24"/>
          <w:szCs w:val="24"/>
          <w:u w:val="single"/>
        </w:rPr>
      </w:pPr>
      <w:ins w:id="55"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"http://www.dotnetfunda.com/interview/exam92-what-is-an-interface.aspx" \o "What is an Interface?"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56" w:author="Unknown"/>
          <w:rFonts w:ascii="Times New Roman" w:eastAsia="Times New Roman" w:hAnsi="Times New Roman" w:cs="Times New Roman"/>
          <w:b/>
          <w:bCs/>
          <w:color w:val="000000" w:themeColor="text1"/>
          <w:sz w:val="36"/>
          <w:szCs w:val="36"/>
        </w:rPr>
      </w:pPr>
      <w:ins w:id="57" w:author="Unknown">
        <w:r w:rsidRPr="00C90A7A">
          <w:rPr>
            <w:rFonts w:ascii="Times New Roman" w:eastAsia="Times New Roman" w:hAnsi="Times New Roman" w:cs="Times New Roman"/>
            <w:b/>
            <w:bCs/>
            <w:color w:val="000000" w:themeColor="text1"/>
            <w:sz w:val="36"/>
            <w:szCs w:val="36"/>
            <w:u w:val="single"/>
          </w:rPr>
          <w:t>What is an Interface?</w:t>
        </w:r>
      </w:ins>
    </w:p>
    <w:p w:rsidR="00C90A7A" w:rsidRPr="00C90A7A" w:rsidRDefault="00C90A7A" w:rsidP="00C90A7A">
      <w:pPr>
        <w:spacing w:after="0" w:line="240" w:lineRule="auto"/>
        <w:rPr>
          <w:ins w:id="58" w:author="Unknown"/>
          <w:rFonts w:ascii="Times New Roman" w:eastAsia="Times New Roman" w:hAnsi="Times New Roman" w:cs="Times New Roman"/>
          <w:color w:val="000000" w:themeColor="text1"/>
          <w:sz w:val="24"/>
          <w:szCs w:val="24"/>
        </w:rPr>
      </w:pPr>
      <w:ins w:id="59"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60" w:author="Unknown"/>
          <w:rFonts w:ascii="Times New Roman" w:eastAsia="Times New Roman" w:hAnsi="Times New Roman" w:cs="Times New Roman"/>
          <w:color w:val="000000" w:themeColor="text1"/>
          <w:sz w:val="24"/>
          <w:szCs w:val="24"/>
        </w:rPr>
      </w:pPr>
      <w:ins w:id="61" w:author="Unknown">
        <w:r w:rsidRPr="00C90A7A">
          <w:rPr>
            <w:rFonts w:ascii="Times New Roman" w:eastAsia="Times New Roman" w:hAnsi="Times New Roman" w:cs="Times New Roman"/>
            <w:color w:val="000000" w:themeColor="text1"/>
            <w:sz w:val="24"/>
            <w:szCs w:val="24"/>
          </w:rPr>
          <w:t xml:space="preserve">An interface is a contract &amp; defines the requisite behavior of generalization of types.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An interface mandates a set of behavior, but not the implementation. Interface must be inherited. We can't create an instance of an interface.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An interface is an array of related function that must be implemented in derived type. Members of an interface are implicitly public &amp; abstract.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An interface can inherit from another interface.</w:t>
        </w:r>
      </w:ins>
    </w:p>
    <w:p w:rsidR="00C90A7A" w:rsidRPr="00C90A7A" w:rsidRDefault="00C90A7A" w:rsidP="00C90A7A">
      <w:pPr>
        <w:spacing w:after="0" w:line="240" w:lineRule="auto"/>
        <w:rPr>
          <w:ins w:id="62"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63" w:author="Unknown"/>
          <w:rFonts w:ascii="Times New Roman" w:eastAsia="Times New Roman" w:hAnsi="Times New Roman" w:cs="Times New Roman"/>
          <w:color w:val="000000" w:themeColor="text1"/>
          <w:sz w:val="24"/>
          <w:szCs w:val="24"/>
          <w:u w:val="single"/>
        </w:rPr>
      </w:pPr>
      <w:ins w:id="64"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"http://www.dotnetfunda.com/interview/exam332-when-to-use-interface-over-abstract-class.aspx" \o "When to use Interface over abstract class?"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65" w:author="Unknown"/>
          <w:rFonts w:ascii="Times New Roman" w:eastAsia="Times New Roman" w:hAnsi="Times New Roman" w:cs="Times New Roman"/>
          <w:b/>
          <w:bCs/>
          <w:color w:val="000000" w:themeColor="text1"/>
          <w:sz w:val="36"/>
          <w:szCs w:val="36"/>
        </w:rPr>
      </w:pPr>
      <w:ins w:id="66" w:author="Unknown">
        <w:r w:rsidRPr="00C90A7A">
          <w:rPr>
            <w:rFonts w:ascii="Times New Roman" w:eastAsia="Times New Roman" w:hAnsi="Times New Roman" w:cs="Times New Roman"/>
            <w:b/>
            <w:bCs/>
            <w:color w:val="000000" w:themeColor="text1"/>
            <w:sz w:val="36"/>
            <w:szCs w:val="36"/>
            <w:u w:val="single"/>
          </w:rPr>
          <w:t>When to use Interface over abstract class?</w:t>
        </w:r>
      </w:ins>
    </w:p>
    <w:p w:rsidR="00C90A7A" w:rsidRPr="00C90A7A" w:rsidRDefault="00C90A7A" w:rsidP="00C90A7A">
      <w:pPr>
        <w:spacing w:after="0" w:line="240" w:lineRule="auto"/>
        <w:rPr>
          <w:ins w:id="67" w:author="Unknown"/>
          <w:rFonts w:ascii="Times New Roman" w:eastAsia="Times New Roman" w:hAnsi="Times New Roman" w:cs="Times New Roman"/>
          <w:color w:val="000000" w:themeColor="text1"/>
          <w:sz w:val="24"/>
          <w:szCs w:val="24"/>
        </w:rPr>
      </w:pPr>
      <w:ins w:id="68"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"http://www.dotnetfunda.com/profile/charugoel.aspx"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Charugoel</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69" w:author="Unknown"/>
          <w:rFonts w:ascii="Times New Roman" w:eastAsia="Times New Roman" w:hAnsi="Times New Roman" w:cs="Times New Roman"/>
          <w:color w:val="000000" w:themeColor="text1"/>
          <w:sz w:val="24"/>
          <w:szCs w:val="24"/>
        </w:rPr>
      </w:pPr>
      <w:ins w:id="70" w:author="Unknown">
        <w:r w:rsidRPr="00C90A7A">
          <w:rPr>
            <w:rFonts w:ascii="Times New Roman" w:eastAsia="Times New Roman" w:hAnsi="Times New Roman" w:cs="Times New Roman"/>
            <w:color w:val="000000" w:themeColor="text1"/>
            <w:sz w:val="24"/>
            <w:szCs w:val="24"/>
          </w:rPr>
          <w:t xml:space="preserve">Abstract Classes: Classes which cannot be instantiated. This means one cannot make a object of this class or in other way cannot create object by saying </w:t>
        </w:r>
        <w:proofErr w:type="spellStart"/>
        <w:r w:rsidRPr="00C90A7A">
          <w:rPr>
            <w:rFonts w:ascii="Times New Roman" w:eastAsia="Times New Roman" w:hAnsi="Times New Roman" w:cs="Times New Roman"/>
            <w:color w:val="000000" w:themeColor="text1"/>
            <w:sz w:val="24"/>
            <w:szCs w:val="24"/>
          </w:rPr>
          <w:t>ClassAbs</w:t>
        </w:r>
        <w:proofErr w:type="spellEnd"/>
        <w:r w:rsidRPr="00C90A7A">
          <w:rPr>
            <w:rFonts w:ascii="Times New Roman" w:eastAsia="Times New Roman" w:hAnsi="Times New Roman" w:cs="Times New Roman"/>
            <w:color w:val="000000" w:themeColor="text1"/>
            <w:sz w:val="24"/>
            <w:szCs w:val="24"/>
          </w:rPr>
          <w:t xml:space="preserve"> abs = new </w:t>
        </w:r>
        <w:proofErr w:type="spellStart"/>
        <w:proofErr w:type="gramStart"/>
        <w:r w:rsidRPr="00C90A7A">
          <w:rPr>
            <w:rFonts w:ascii="Times New Roman" w:eastAsia="Times New Roman" w:hAnsi="Times New Roman" w:cs="Times New Roman"/>
            <w:color w:val="000000" w:themeColor="text1"/>
            <w:sz w:val="24"/>
            <w:szCs w:val="24"/>
          </w:rPr>
          <w:t>ClassAbs</w:t>
        </w:r>
        <w:proofErr w:type="spellEnd"/>
        <w:r w:rsidRPr="00C90A7A">
          <w:rPr>
            <w:rFonts w:ascii="Times New Roman" w:eastAsia="Times New Roman" w:hAnsi="Times New Roman" w:cs="Times New Roman"/>
            <w:color w:val="000000" w:themeColor="text1"/>
            <w:sz w:val="24"/>
            <w:szCs w:val="24"/>
          </w:rPr>
          <w:t>(</w:t>
        </w:r>
        <w:proofErr w:type="gramEnd"/>
        <w:r w:rsidRPr="00C90A7A">
          <w:rPr>
            <w:rFonts w:ascii="Times New Roman" w:eastAsia="Times New Roman" w:hAnsi="Times New Roman" w:cs="Times New Roman"/>
            <w:color w:val="000000" w:themeColor="text1"/>
            <w:sz w:val="24"/>
            <w:szCs w:val="24"/>
          </w:rPr>
          <w:t xml:space="preserve">); where </w:t>
        </w:r>
        <w:proofErr w:type="spellStart"/>
        <w:r w:rsidRPr="00C90A7A">
          <w:rPr>
            <w:rFonts w:ascii="Times New Roman" w:eastAsia="Times New Roman" w:hAnsi="Times New Roman" w:cs="Times New Roman"/>
            <w:color w:val="000000" w:themeColor="text1"/>
            <w:sz w:val="24"/>
            <w:szCs w:val="24"/>
          </w:rPr>
          <w:t>ClassAbs</w:t>
        </w:r>
        <w:proofErr w:type="spellEnd"/>
        <w:r w:rsidRPr="00C90A7A">
          <w:rPr>
            <w:rFonts w:ascii="Times New Roman" w:eastAsia="Times New Roman" w:hAnsi="Times New Roman" w:cs="Times New Roman"/>
            <w:color w:val="000000" w:themeColor="text1"/>
            <w:sz w:val="24"/>
            <w:szCs w:val="24"/>
          </w:rPr>
          <w:t xml:space="preserve"> is abstract class. </w:t>
        </w:r>
        <w:r w:rsidRPr="00C90A7A">
          <w:rPr>
            <w:rFonts w:ascii="Times New Roman" w:eastAsia="Times New Roman" w:hAnsi="Times New Roman" w:cs="Times New Roman"/>
            <w:color w:val="000000" w:themeColor="text1"/>
            <w:sz w:val="24"/>
            <w:szCs w:val="24"/>
          </w:rPr>
          <w:br/>
          <w:t xml:space="preserve">Abstract classes contains have one or more </w:t>
        </w:r>
        <w:proofErr w:type="spellStart"/>
        <w:r w:rsidRPr="00C90A7A">
          <w:rPr>
            <w:rFonts w:ascii="Times New Roman" w:eastAsia="Times New Roman" w:hAnsi="Times New Roman" w:cs="Times New Roman"/>
            <w:color w:val="000000" w:themeColor="text1"/>
            <w:sz w:val="24"/>
            <w:szCs w:val="24"/>
          </w:rPr>
          <w:t>abstarct</w:t>
        </w:r>
        <w:proofErr w:type="spellEnd"/>
        <w:r w:rsidRPr="00C90A7A">
          <w:rPr>
            <w:rFonts w:ascii="Times New Roman" w:eastAsia="Times New Roman" w:hAnsi="Times New Roman" w:cs="Times New Roman"/>
            <w:color w:val="000000" w:themeColor="text1"/>
            <w:sz w:val="24"/>
            <w:szCs w:val="24"/>
          </w:rPr>
          <w:t xml:space="preserve"> methods,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method body only no implementation. </w:t>
        </w:r>
        <w:r w:rsidRPr="00C90A7A">
          <w:rPr>
            <w:rFonts w:ascii="Times New Roman" w:eastAsia="Times New Roman" w:hAnsi="Times New Roman" w:cs="Times New Roman"/>
            <w:color w:val="000000" w:themeColor="text1"/>
            <w:sz w:val="24"/>
            <w:szCs w:val="24"/>
          </w:rPr>
          <w:br/>
          <w:t xml:space="preserve">Interfaces: These are same as abstract classes only difference is we can only define method definition and no implementation. </w:t>
        </w:r>
        <w:r w:rsidRPr="00C90A7A">
          <w:rPr>
            <w:rFonts w:ascii="Times New Roman" w:eastAsia="Times New Roman" w:hAnsi="Times New Roman" w:cs="Times New Roman"/>
            <w:color w:val="000000" w:themeColor="text1"/>
            <w:sz w:val="24"/>
            <w:szCs w:val="24"/>
          </w:rPr>
          <w:br/>
          <w:t xml:space="preserve">When to use </w:t>
        </w:r>
        <w:proofErr w:type="spellStart"/>
        <w:r w:rsidRPr="00C90A7A">
          <w:rPr>
            <w:rFonts w:ascii="Times New Roman" w:eastAsia="Times New Roman" w:hAnsi="Times New Roman" w:cs="Times New Roman"/>
            <w:color w:val="000000" w:themeColor="text1"/>
            <w:sz w:val="24"/>
            <w:szCs w:val="24"/>
          </w:rPr>
          <w:t>wot</w:t>
        </w:r>
        <w:proofErr w:type="spellEnd"/>
        <w:r w:rsidRPr="00C90A7A">
          <w:rPr>
            <w:rFonts w:ascii="Times New Roman" w:eastAsia="Times New Roman" w:hAnsi="Times New Roman" w:cs="Times New Roman"/>
            <w:color w:val="000000" w:themeColor="text1"/>
            <w:sz w:val="24"/>
            <w:szCs w:val="24"/>
          </w:rPr>
          <w:t xml:space="preserve"> depends on various reasons. One being </w:t>
        </w:r>
        <w:proofErr w:type="gramStart"/>
        <w:r w:rsidRPr="00C90A7A">
          <w:rPr>
            <w:rFonts w:ascii="Times New Roman" w:eastAsia="Times New Roman" w:hAnsi="Times New Roman" w:cs="Times New Roman"/>
            <w:color w:val="000000" w:themeColor="text1"/>
            <w:sz w:val="24"/>
            <w:szCs w:val="24"/>
          </w:rPr>
          <w:t>design</w:t>
        </w:r>
        <w:proofErr w:type="gramEnd"/>
        <w:r w:rsidRPr="00C90A7A">
          <w:rPr>
            <w:rFonts w:ascii="Times New Roman" w:eastAsia="Times New Roman" w:hAnsi="Times New Roman" w:cs="Times New Roman"/>
            <w:color w:val="000000" w:themeColor="text1"/>
            <w:sz w:val="24"/>
            <w:szCs w:val="24"/>
          </w:rPr>
          <w:t xml:space="preserve"> choice. </w:t>
        </w:r>
        <w:r w:rsidRPr="00C90A7A">
          <w:rPr>
            <w:rFonts w:ascii="Times New Roman" w:eastAsia="Times New Roman" w:hAnsi="Times New Roman" w:cs="Times New Roman"/>
            <w:color w:val="000000" w:themeColor="text1"/>
            <w:sz w:val="24"/>
            <w:szCs w:val="24"/>
          </w:rPr>
          <w:br/>
          <w:t xml:space="preserve">One reason for using </w:t>
        </w:r>
        <w:proofErr w:type="spellStart"/>
        <w:r w:rsidRPr="00C90A7A">
          <w:rPr>
            <w:rFonts w:ascii="Times New Roman" w:eastAsia="Times New Roman" w:hAnsi="Times New Roman" w:cs="Times New Roman"/>
            <w:color w:val="000000" w:themeColor="text1"/>
            <w:sz w:val="24"/>
            <w:szCs w:val="24"/>
          </w:rPr>
          <w:t>abstarct</w:t>
        </w:r>
        <w:proofErr w:type="spellEnd"/>
        <w:r w:rsidRPr="00C90A7A">
          <w:rPr>
            <w:rFonts w:ascii="Times New Roman" w:eastAsia="Times New Roman" w:hAnsi="Times New Roman" w:cs="Times New Roman"/>
            <w:color w:val="000000" w:themeColor="text1"/>
            <w:sz w:val="24"/>
            <w:szCs w:val="24"/>
          </w:rPr>
          <w:t xml:space="preserve"> classes is we can code common </w:t>
        </w:r>
        <w:r w:rsidRPr="00C90A7A">
          <w:rPr>
            <w:rFonts w:ascii="Times New Roman" w:eastAsia="Times New Roman" w:hAnsi="Times New Roman" w:cs="Times New Roman"/>
            <w:color w:val="000000" w:themeColor="text1"/>
            <w:sz w:val="24"/>
            <w:szCs w:val="24"/>
          </w:rPr>
          <w:br/>
          <w:t xml:space="preserve">functionality and force our developer to use it. I can have a complete </w:t>
        </w:r>
        <w:r w:rsidRPr="00C90A7A">
          <w:rPr>
            <w:rFonts w:ascii="Times New Roman" w:eastAsia="Times New Roman" w:hAnsi="Times New Roman" w:cs="Times New Roman"/>
            <w:color w:val="000000" w:themeColor="text1"/>
            <w:sz w:val="24"/>
            <w:szCs w:val="24"/>
          </w:rPr>
          <w:br/>
          <w:t xml:space="preserve">class but I can still mark the class as abstract. </w:t>
        </w:r>
        <w:r w:rsidRPr="00C90A7A">
          <w:rPr>
            <w:rFonts w:ascii="Times New Roman" w:eastAsia="Times New Roman" w:hAnsi="Times New Roman" w:cs="Times New Roman"/>
            <w:color w:val="000000" w:themeColor="text1"/>
            <w:sz w:val="24"/>
            <w:szCs w:val="24"/>
          </w:rPr>
          <w:br/>
          <w:t>Developing by interface helps in object based communication.</w:t>
        </w:r>
      </w:ins>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"http://www.dotnetfunda.com/interview/exam333-what-is-pure-virtual-function.aspx" \o "What is pure virtual function?"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pure virtual function?</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1" w:history="1">
        <w:proofErr w:type="spellStart"/>
        <w:r w:rsidRPr="00C90A7A">
          <w:rPr>
            <w:rFonts w:ascii="Times New Roman" w:eastAsia="Times New Roman" w:hAnsi="Times New Roman" w:cs="Times New Roman"/>
            <w:color w:val="000000" w:themeColor="text1"/>
            <w:sz w:val="24"/>
            <w:szCs w:val="24"/>
            <w:u w:val="single"/>
          </w:rPr>
          <w:t>Charugoel</w:t>
        </w:r>
        <w:proofErr w:type="spellEnd"/>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lastRenderedPageBreak/>
        <w:t xml:space="preserve">When you define only function prototype in a base class without and do the complete implementation in derived class. This base class is called abstract class and client won’t able to instantiate an object using this base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 pure virtual function is a function that must be overridden in a derived class and need not be defined. A virtual function is declared to be "pure" using the curious "=0" </w:t>
      </w:r>
      <w:r w:rsidRPr="00C90A7A">
        <w:rPr>
          <w:rFonts w:ascii="Times New Roman" w:eastAsia="Times New Roman" w:hAnsi="Times New Roman" w:cs="Times New Roman"/>
          <w:color w:val="000000" w:themeColor="text1"/>
          <w:sz w:val="24"/>
          <w:szCs w:val="24"/>
        </w:rPr>
        <w:br/>
        <w:t xml:space="preserve">syntax: </w:t>
      </w:r>
      <w:r w:rsidRPr="00C90A7A">
        <w:rPr>
          <w:rFonts w:ascii="Times New Roman" w:eastAsia="Times New Roman" w:hAnsi="Times New Roman" w:cs="Times New Roman"/>
          <w:color w:val="000000" w:themeColor="text1"/>
          <w:sz w:val="24"/>
          <w:szCs w:val="24"/>
        </w:rPr>
        <w:br/>
        <w:t xml:space="preserve">class Base </w:t>
      </w:r>
      <w:proofErr w:type="gramStart"/>
      <w:r w:rsidRPr="00C90A7A">
        <w:rPr>
          <w:rFonts w:ascii="Times New Roman" w:eastAsia="Times New Roman" w:hAnsi="Times New Roman" w:cs="Times New Roman"/>
          <w:color w:val="000000" w:themeColor="text1"/>
          <w:sz w:val="24"/>
          <w:szCs w:val="24"/>
        </w:rPr>
        <w:t xml:space="preserve">{ </w:t>
      </w:r>
      <w:proofErr w:type="gramEnd"/>
      <w:r w:rsidRPr="00C90A7A">
        <w:rPr>
          <w:rFonts w:ascii="Times New Roman" w:eastAsia="Times New Roman" w:hAnsi="Times New Roman" w:cs="Times New Roman"/>
          <w:color w:val="000000" w:themeColor="text1"/>
          <w:sz w:val="24"/>
          <w:szCs w:val="24"/>
        </w:rPr>
        <w:br/>
        <w:t xml:space="preserve">public: </w:t>
      </w:r>
      <w:r w:rsidRPr="00C90A7A">
        <w:rPr>
          <w:rFonts w:ascii="Times New Roman" w:eastAsia="Times New Roman" w:hAnsi="Times New Roman" w:cs="Times New Roman"/>
          <w:color w:val="000000" w:themeColor="text1"/>
          <w:sz w:val="24"/>
          <w:szCs w:val="24"/>
        </w:rPr>
        <w:br/>
        <w:t xml:space="preserve">void f1(); // not virtual </w:t>
      </w:r>
      <w:r w:rsidRPr="00C90A7A">
        <w:rPr>
          <w:rFonts w:ascii="Times New Roman" w:eastAsia="Times New Roman" w:hAnsi="Times New Roman" w:cs="Times New Roman"/>
          <w:color w:val="000000" w:themeColor="text1"/>
          <w:sz w:val="24"/>
          <w:szCs w:val="24"/>
        </w:rPr>
        <w:br/>
        <w:t xml:space="preserve">virtual void f2(); // virtual, not pure </w:t>
      </w:r>
      <w:r w:rsidRPr="00C90A7A">
        <w:rPr>
          <w:rFonts w:ascii="Times New Roman" w:eastAsia="Times New Roman" w:hAnsi="Times New Roman" w:cs="Times New Roman"/>
          <w:color w:val="000000" w:themeColor="text1"/>
          <w:sz w:val="24"/>
          <w:szCs w:val="24"/>
        </w:rPr>
        <w:br/>
        <w:t xml:space="preserve">virtual void f3() = 0; // pure virtual </w:t>
      </w:r>
      <w:r w:rsidRPr="00C90A7A">
        <w:rPr>
          <w:rFonts w:ascii="Times New Roman" w:eastAsia="Times New Roman" w:hAnsi="Times New Roman" w:cs="Times New Roman"/>
          <w:color w:val="000000" w:themeColor="text1"/>
          <w:sz w:val="24"/>
          <w:szCs w:val="24"/>
        </w:rPr>
        <w:br/>
        <w: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"http://www.dotnetfunda.com/interview/exam419-can-we-specify-the-access-modifier-for-explicitly-implemented-interface-met.aspx" \o "Can we specify the access modifier for explicitly implemented interface method?"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Can we specify the access modifier for explicitly implemented interface method?</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2"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No, we can't specify the access modifier for the explicitly implemented interface method. By default its scope will be internal.</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"http://www.dotnetfunda.com/interview/exam420-what-is-protected-access-modifier-in-csharp.aspx" \o "What is Protected access modifier in C#?"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 xml:space="preserve">What is </w:t>
      </w:r>
      <w:proofErr w:type="gramStart"/>
      <w:r w:rsidRPr="00C90A7A">
        <w:rPr>
          <w:rFonts w:ascii="Times New Roman" w:eastAsia="Times New Roman" w:hAnsi="Times New Roman" w:cs="Times New Roman"/>
          <w:b/>
          <w:bCs/>
          <w:color w:val="000000" w:themeColor="text1"/>
          <w:sz w:val="36"/>
          <w:szCs w:val="36"/>
          <w:u w:val="single"/>
        </w:rPr>
        <w:t>Protecte</w:t>
      </w:r>
      <w:proofErr w:type="gramEnd"/>
      <w:r w:rsidRPr="00C90A7A">
        <w:rPr>
          <w:rFonts w:ascii="Times New Roman" w:eastAsia="Times New Roman" w:hAnsi="Times New Roman" w:cs="Times New Roman"/>
          <w:b/>
          <w:bCs/>
          <w:color w:val="000000" w:themeColor="text1"/>
          <w:sz w:val="36"/>
          <w:szCs w:val="36"/>
          <w:u w:val="single"/>
        </w:rPr>
        <w:t>d access modifier in C#?</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3"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The protected keyword is a member access modifier. It can only be used in a declaring a function or method not in the class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w:t>
      </w:r>
      <w:proofErr w:type="gramStart"/>
      <w:r w:rsidRPr="00C90A7A">
        <w:rPr>
          <w:rFonts w:ascii="Times New Roman" w:eastAsia="Times New Roman" w:hAnsi="Times New Roman" w:cs="Times New Roman"/>
          <w:color w:val="000000" w:themeColor="text1"/>
          <w:sz w:val="24"/>
          <w:szCs w:val="24"/>
        </w:rPr>
        <w:t>a</w:t>
      </w:r>
      <w:proofErr w:type="gramEnd"/>
      <w:r w:rsidRPr="00C90A7A">
        <w:rPr>
          <w:rFonts w:ascii="Times New Roman" w:eastAsia="Times New Roman" w:hAnsi="Times New Roman" w:cs="Times New Roman"/>
          <w:color w:val="000000" w:themeColor="text1"/>
          <w:sz w:val="24"/>
          <w:szCs w:val="24"/>
        </w:rPr>
        <w:t xml:space="preserve"> class can't be declared as protected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 protected member is accessible from within the class in which it is declared, and from within any class derived from the </w:t>
      </w:r>
      <w:proofErr w:type="gramStart"/>
      <w:r w:rsidRPr="00C90A7A">
        <w:rPr>
          <w:rFonts w:ascii="Times New Roman" w:eastAsia="Times New Roman" w:hAnsi="Times New Roman" w:cs="Times New Roman"/>
          <w:color w:val="000000" w:themeColor="text1"/>
          <w:sz w:val="24"/>
          <w:szCs w:val="24"/>
        </w:rPr>
        <w:t>class that declare</w:t>
      </w:r>
      <w:proofErr w:type="gramEnd"/>
      <w:r w:rsidRPr="00C90A7A">
        <w:rPr>
          <w:rFonts w:ascii="Times New Roman" w:eastAsia="Times New Roman" w:hAnsi="Times New Roman" w:cs="Times New Roman"/>
          <w:color w:val="000000" w:themeColor="text1"/>
          <w:sz w:val="24"/>
          <w:szCs w:val="24"/>
        </w:rPr>
        <w:t xml:space="preserve"> this member. In other words access is limited to within the class definition and any class that inherits from the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r>
      <w:proofErr w:type="gramStart"/>
      <w:r w:rsidRPr="00C90A7A">
        <w:rPr>
          <w:rFonts w:ascii="Times New Roman" w:eastAsia="Times New Roman" w:hAnsi="Times New Roman" w:cs="Times New Roman"/>
          <w:color w:val="000000" w:themeColor="text1"/>
          <w:sz w:val="24"/>
          <w:szCs w:val="24"/>
        </w:rPr>
        <w:t>A</w:t>
      </w:r>
      <w:proofErr w:type="gramEnd"/>
      <w:r w:rsidRPr="00C90A7A">
        <w:rPr>
          <w:rFonts w:ascii="Times New Roman" w:eastAsia="Times New Roman" w:hAnsi="Times New Roman" w:cs="Times New Roman"/>
          <w:color w:val="000000" w:themeColor="text1"/>
          <w:sz w:val="24"/>
          <w:szCs w:val="24"/>
        </w:rPr>
        <w:t xml:space="preserve"> protected member of a base class is accessible in a derived class only if the access takes place through the derived class type.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For more details see </w:t>
      </w:r>
      <w:r w:rsidRPr="00C90A7A">
        <w:rPr>
          <w:rFonts w:ascii="Times New Roman" w:eastAsia="Times New Roman" w:hAnsi="Times New Roman" w:cs="Times New Roman"/>
          <w:color w:val="000000" w:themeColor="text1"/>
          <w:sz w:val="24"/>
          <w:szCs w:val="24"/>
          <w:u w:val="single"/>
        </w:rPr>
        <w:t>http://msdn.microsoft.com/en-us/library/</w:t>
      </w:r>
      <w:proofErr w:type="gramStart"/>
      <w:r w:rsidRPr="00C90A7A">
        <w:rPr>
          <w:rFonts w:ascii="Times New Roman" w:eastAsia="Times New Roman" w:hAnsi="Times New Roman" w:cs="Times New Roman"/>
          <w:color w:val="000000" w:themeColor="text1"/>
          <w:sz w:val="24"/>
          <w:szCs w:val="24"/>
          <w:u w:val="single"/>
        </w:rPr>
        <w:t>bcd5672a(</w:t>
      </w:r>
      <w:proofErr w:type="gramEnd"/>
      <w:r w:rsidRPr="00C90A7A">
        <w:rPr>
          <w:rFonts w:ascii="Times New Roman" w:eastAsia="Times New Roman" w:hAnsi="Times New Roman" w:cs="Times New Roman"/>
          <w:color w:val="000000" w:themeColor="text1"/>
          <w:sz w:val="24"/>
          <w:szCs w:val="24"/>
          <w:u w:val="single"/>
        </w:rPr>
        <w:t>VS.71).aspx</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"http://www.dotnetfunda.com/interview/exam421-what-is-public-access-modifier-in-csharp.aspx" \o "What is Public access modifier in C#?"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lastRenderedPageBreak/>
        <w:t>What is Public access modifier in C#?</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4"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The public keyword is an access modifier for types and type members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w:t>
      </w:r>
      <w:proofErr w:type="gramStart"/>
      <w:r w:rsidRPr="00C90A7A">
        <w:rPr>
          <w:rFonts w:ascii="Times New Roman" w:eastAsia="Times New Roman" w:hAnsi="Times New Roman" w:cs="Times New Roman"/>
          <w:color w:val="000000" w:themeColor="text1"/>
          <w:sz w:val="24"/>
          <w:szCs w:val="24"/>
        </w:rPr>
        <w:t>we</w:t>
      </w:r>
      <w:proofErr w:type="gramEnd"/>
      <w:r w:rsidRPr="00C90A7A">
        <w:rPr>
          <w:rFonts w:ascii="Times New Roman" w:eastAsia="Times New Roman" w:hAnsi="Times New Roman" w:cs="Times New Roman"/>
          <w:color w:val="000000" w:themeColor="text1"/>
          <w:sz w:val="24"/>
          <w:szCs w:val="24"/>
        </w:rPr>
        <w:t xml:space="preserve"> can declare a class or its member (functions or methods) as Public. There are no restrictions on accessing public members.</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"http://www.dotnetfunda.com/interview/exam422-what-is-private-access-modifier-in-csharp.aspx" \o "What is Private access modifier in C#?"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Private access modifier in C#?</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5"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The private keyword is a member access modifier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w:t>
      </w:r>
      <w:proofErr w:type="gramStart"/>
      <w:r w:rsidRPr="00C90A7A">
        <w:rPr>
          <w:rFonts w:ascii="Times New Roman" w:eastAsia="Times New Roman" w:hAnsi="Times New Roman" w:cs="Times New Roman"/>
          <w:color w:val="000000" w:themeColor="text1"/>
          <w:sz w:val="24"/>
          <w:szCs w:val="24"/>
        </w:rPr>
        <w:t>we</w:t>
      </w:r>
      <w:proofErr w:type="gramEnd"/>
      <w:r w:rsidRPr="00C90A7A">
        <w:rPr>
          <w:rFonts w:ascii="Times New Roman" w:eastAsia="Times New Roman" w:hAnsi="Times New Roman" w:cs="Times New Roman"/>
          <w:color w:val="000000" w:themeColor="text1"/>
          <w:sz w:val="24"/>
          <w:szCs w:val="24"/>
        </w:rPr>
        <w:t xml:space="preserve"> can't explicitly declare a class as Private, however if do not specify any access modifier to the class, its scope will be assumed as Private. Private access is the least permissive access level of all access modifiers.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Private members are accessible only within the body of the class or the </w:t>
      </w:r>
      <w:proofErr w:type="spellStart"/>
      <w:r w:rsidRPr="00C90A7A">
        <w:rPr>
          <w:rFonts w:ascii="Times New Roman" w:eastAsia="Times New Roman" w:hAnsi="Times New Roman" w:cs="Times New Roman"/>
          <w:color w:val="000000" w:themeColor="text1"/>
          <w:sz w:val="24"/>
          <w:szCs w:val="24"/>
        </w:rPr>
        <w:t>struct</w:t>
      </w:r>
      <w:proofErr w:type="spellEnd"/>
      <w:r w:rsidRPr="00C90A7A">
        <w:rPr>
          <w:rFonts w:ascii="Times New Roman" w:eastAsia="Times New Roman" w:hAnsi="Times New Roman" w:cs="Times New Roman"/>
          <w:color w:val="000000" w:themeColor="text1"/>
          <w:sz w:val="24"/>
          <w:szCs w:val="24"/>
        </w:rPr>
        <w:t xml:space="preserve"> in which they are declared. This is the default access modifier for the class declaration.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For more details, see </w:t>
      </w:r>
      <w:r w:rsidRPr="00C90A7A">
        <w:rPr>
          <w:rFonts w:ascii="Times New Roman" w:eastAsia="Times New Roman" w:hAnsi="Times New Roman" w:cs="Times New Roman"/>
          <w:color w:val="000000" w:themeColor="text1"/>
          <w:sz w:val="24"/>
          <w:szCs w:val="24"/>
          <w:u w:val="single"/>
        </w:rPr>
        <w:t>http://msdn.microsoft.com/en-us/library/</w:t>
      </w:r>
      <w:proofErr w:type="gramStart"/>
      <w:r w:rsidRPr="00C90A7A">
        <w:rPr>
          <w:rFonts w:ascii="Times New Roman" w:eastAsia="Times New Roman" w:hAnsi="Times New Roman" w:cs="Times New Roman"/>
          <w:color w:val="000000" w:themeColor="text1"/>
          <w:sz w:val="24"/>
          <w:szCs w:val="24"/>
          <w:u w:val="single"/>
        </w:rPr>
        <w:t>st6sy9xe(</w:t>
      </w:r>
      <w:proofErr w:type="gramEnd"/>
      <w:r w:rsidRPr="00C90A7A">
        <w:rPr>
          <w:rFonts w:ascii="Times New Roman" w:eastAsia="Times New Roman" w:hAnsi="Times New Roman" w:cs="Times New Roman"/>
          <w:color w:val="000000" w:themeColor="text1"/>
          <w:sz w:val="24"/>
          <w:szCs w:val="24"/>
          <w:u w:val="single"/>
        </w:rPr>
        <w:t>VS.71).aspx</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"http://www.dotnetfunda.com/interview/exam423-what-is-internal-access-modifier-in-csharp.aspx" \o "What is Internal access modifier in C#?"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 xml:space="preserve">What is </w:t>
      </w:r>
      <w:proofErr w:type="gramStart"/>
      <w:r w:rsidRPr="00C90A7A">
        <w:rPr>
          <w:rFonts w:ascii="Times New Roman" w:eastAsia="Times New Roman" w:hAnsi="Times New Roman" w:cs="Times New Roman"/>
          <w:b/>
          <w:bCs/>
          <w:color w:val="000000" w:themeColor="text1"/>
          <w:sz w:val="36"/>
          <w:szCs w:val="36"/>
          <w:u w:val="single"/>
        </w:rPr>
        <w:t>Interna</w:t>
      </w:r>
      <w:proofErr w:type="gramEnd"/>
      <w:r w:rsidRPr="00C90A7A">
        <w:rPr>
          <w:rFonts w:ascii="Times New Roman" w:eastAsia="Times New Roman" w:hAnsi="Times New Roman" w:cs="Times New Roman"/>
          <w:b/>
          <w:bCs/>
          <w:color w:val="000000" w:themeColor="text1"/>
          <w:sz w:val="36"/>
          <w:szCs w:val="36"/>
          <w:u w:val="single"/>
        </w:rPr>
        <w:t>l access modifier in C#?</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6"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The internal keyword is an access modifier for types and type members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w:t>
      </w:r>
      <w:proofErr w:type="gramStart"/>
      <w:r w:rsidRPr="00C90A7A">
        <w:rPr>
          <w:rFonts w:ascii="Times New Roman" w:eastAsia="Times New Roman" w:hAnsi="Times New Roman" w:cs="Times New Roman"/>
          <w:color w:val="000000" w:themeColor="text1"/>
          <w:sz w:val="24"/>
          <w:szCs w:val="24"/>
        </w:rPr>
        <w:t>we</w:t>
      </w:r>
      <w:proofErr w:type="gramEnd"/>
      <w:r w:rsidRPr="00C90A7A">
        <w:rPr>
          <w:rFonts w:ascii="Times New Roman" w:eastAsia="Times New Roman" w:hAnsi="Times New Roman" w:cs="Times New Roman"/>
          <w:color w:val="000000" w:themeColor="text1"/>
          <w:sz w:val="24"/>
          <w:szCs w:val="24"/>
        </w:rPr>
        <w:t xml:space="preserve"> can declare a class as internal or its member as internal. Internal members are accessible only within files in the same assembly (.</w:t>
      </w:r>
      <w:proofErr w:type="spellStart"/>
      <w:r w:rsidRPr="00C90A7A">
        <w:rPr>
          <w:rFonts w:ascii="Times New Roman" w:eastAsia="Times New Roman" w:hAnsi="Times New Roman" w:cs="Times New Roman"/>
          <w:color w:val="000000" w:themeColor="text1"/>
          <w:sz w:val="24"/>
          <w:szCs w:val="24"/>
        </w:rPr>
        <w:t>dll</w:t>
      </w:r>
      <w:proofErr w:type="spellEnd"/>
      <w:r w:rsidRPr="00C90A7A">
        <w:rPr>
          <w:rFonts w:ascii="Times New Roman" w:eastAsia="Times New Roman" w:hAnsi="Times New Roman" w:cs="Times New Roman"/>
          <w:color w:val="000000" w:themeColor="text1"/>
          <w:sz w:val="24"/>
          <w:szCs w:val="24"/>
        </w:rPr>
        <w:t xml:space="preserve">). In other words, access is limited exclusively to classes defined within the current project assembly.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For more details see </w:t>
      </w:r>
      <w:r w:rsidRPr="00C90A7A">
        <w:rPr>
          <w:rFonts w:ascii="Times New Roman" w:eastAsia="Times New Roman" w:hAnsi="Times New Roman" w:cs="Times New Roman"/>
          <w:color w:val="000000" w:themeColor="text1"/>
          <w:sz w:val="24"/>
          <w:szCs w:val="24"/>
          <w:u w:val="single"/>
        </w:rPr>
        <w:t>http://msdn.microsoft.com/en-us/library/</w:t>
      </w:r>
      <w:proofErr w:type="gramStart"/>
      <w:r w:rsidRPr="00C90A7A">
        <w:rPr>
          <w:rFonts w:ascii="Times New Roman" w:eastAsia="Times New Roman" w:hAnsi="Times New Roman" w:cs="Times New Roman"/>
          <w:color w:val="000000" w:themeColor="text1"/>
          <w:sz w:val="24"/>
          <w:szCs w:val="24"/>
          <w:u w:val="single"/>
        </w:rPr>
        <w:t>7c5ka91b(</w:t>
      </w:r>
      <w:proofErr w:type="gramEnd"/>
      <w:r w:rsidRPr="00C90A7A">
        <w:rPr>
          <w:rFonts w:ascii="Times New Roman" w:eastAsia="Times New Roman" w:hAnsi="Times New Roman" w:cs="Times New Roman"/>
          <w:color w:val="000000" w:themeColor="text1"/>
          <w:sz w:val="24"/>
          <w:szCs w:val="24"/>
          <w:u w:val="single"/>
        </w:rPr>
        <w:t>VS.71).aspx</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"http://www.dotnetfunda.com/interview/exam424-what-is-protected-internal-access-modifier-in-csharp.aspx" \o "What is Protected Internal access modifier in C#?"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Protected Internal access modifier in C#?</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7" w:history="1">
        <w:r w:rsidRPr="00C90A7A">
          <w:rPr>
            <w:rFonts w:ascii="Times New Roman" w:eastAsia="Times New Roman" w:hAnsi="Times New Roman" w:cs="Times New Roman"/>
            <w:color w:val="000000" w:themeColor="text1"/>
            <w:sz w:val="24"/>
            <w:szCs w:val="24"/>
            <w:u w:val="single"/>
          </w:rPr>
          <w:t>Poster</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Protected Internal is </w:t>
      </w:r>
      <w:proofErr w:type="gramStart"/>
      <w:r w:rsidRPr="00C90A7A">
        <w:rPr>
          <w:rFonts w:ascii="Times New Roman" w:eastAsia="Times New Roman" w:hAnsi="Times New Roman" w:cs="Times New Roman"/>
          <w:color w:val="000000" w:themeColor="text1"/>
          <w:sz w:val="24"/>
          <w:szCs w:val="24"/>
        </w:rPr>
        <w:t>a</w:t>
      </w:r>
      <w:proofErr w:type="gramEnd"/>
      <w:r w:rsidRPr="00C90A7A">
        <w:rPr>
          <w:rFonts w:ascii="Times New Roman" w:eastAsia="Times New Roman" w:hAnsi="Times New Roman" w:cs="Times New Roman"/>
          <w:color w:val="000000" w:themeColor="text1"/>
          <w:sz w:val="24"/>
          <w:szCs w:val="24"/>
        </w:rPr>
        <w:t xml:space="preserve"> access modifiers for the members (methods or functions)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w:t>
      </w:r>
      <w:proofErr w:type="gramStart"/>
      <w:r w:rsidRPr="00C90A7A">
        <w:rPr>
          <w:rFonts w:ascii="Times New Roman" w:eastAsia="Times New Roman" w:hAnsi="Times New Roman" w:cs="Times New Roman"/>
          <w:color w:val="000000" w:themeColor="text1"/>
          <w:sz w:val="24"/>
          <w:szCs w:val="24"/>
        </w:rPr>
        <w:t>you</w:t>
      </w:r>
      <w:proofErr w:type="gramEnd"/>
      <w:r w:rsidRPr="00C90A7A">
        <w:rPr>
          <w:rFonts w:ascii="Times New Roman" w:eastAsia="Times New Roman" w:hAnsi="Times New Roman" w:cs="Times New Roman"/>
          <w:color w:val="000000" w:themeColor="text1"/>
          <w:sz w:val="24"/>
          <w:szCs w:val="24"/>
        </w:rPr>
        <w:t xml:space="preserve"> can't declare a class as protected internal explicitly. The </w:t>
      </w:r>
      <w:proofErr w:type="gramStart"/>
      <w:r w:rsidRPr="00C90A7A">
        <w:rPr>
          <w:rFonts w:ascii="Times New Roman" w:eastAsia="Times New Roman" w:hAnsi="Times New Roman" w:cs="Times New Roman"/>
          <w:color w:val="000000" w:themeColor="text1"/>
          <w:sz w:val="24"/>
          <w:szCs w:val="24"/>
        </w:rPr>
        <w:t>members</w:t>
      </w:r>
      <w:proofErr w:type="gramEnd"/>
      <w:r w:rsidRPr="00C90A7A">
        <w:rPr>
          <w:rFonts w:ascii="Times New Roman" w:eastAsia="Times New Roman" w:hAnsi="Times New Roman" w:cs="Times New Roman"/>
          <w:color w:val="000000" w:themeColor="text1"/>
          <w:sz w:val="24"/>
          <w:szCs w:val="24"/>
        </w:rPr>
        <w:t xml:space="preserve"> access is limited to the current </w:t>
      </w:r>
      <w:r w:rsidRPr="00C90A7A">
        <w:rPr>
          <w:rFonts w:ascii="Times New Roman" w:eastAsia="Times New Roman" w:hAnsi="Times New Roman" w:cs="Times New Roman"/>
          <w:color w:val="000000" w:themeColor="text1"/>
          <w:sz w:val="24"/>
          <w:szCs w:val="24"/>
        </w:rPr>
        <w:lastRenderedPageBreak/>
        <w:t xml:space="preserve">assembly or types derived from the containing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Protected Internal means the method is accessible by anything that can access the protected method UNION with anything that can access the internal method.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For more details read </w:t>
      </w:r>
      <w:r w:rsidRPr="00C90A7A">
        <w:rPr>
          <w:rFonts w:ascii="Times New Roman" w:eastAsia="Times New Roman" w:hAnsi="Times New Roman" w:cs="Times New Roman"/>
          <w:color w:val="000000" w:themeColor="text1"/>
          <w:sz w:val="24"/>
          <w:szCs w:val="24"/>
          <w:u w:val="single"/>
        </w:rPr>
        <w:t>http://haacked.com/archive/2007/10/29/what-does-protected-internal-mean.aspx</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71" w:author="Unknown"/>
          <w:rFonts w:ascii="Times New Roman" w:eastAsia="Times New Roman" w:hAnsi="Times New Roman" w:cs="Times New Roman"/>
          <w:color w:val="000000" w:themeColor="text1"/>
          <w:sz w:val="24"/>
          <w:szCs w:val="24"/>
          <w:u w:val="single"/>
        </w:rPr>
      </w:pPr>
      <w:ins w:id="72"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"http://www.dotnetfunda.com/interview/exam425-default-access-modifiers-in-csharp.aspx" \o "Default Access modifiers in C#?"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73" w:author="Unknown"/>
          <w:rFonts w:ascii="Times New Roman" w:eastAsia="Times New Roman" w:hAnsi="Times New Roman" w:cs="Times New Roman"/>
          <w:b/>
          <w:bCs/>
          <w:color w:val="000000" w:themeColor="text1"/>
          <w:sz w:val="36"/>
          <w:szCs w:val="36"/>
        </w:rPr>
      </w:pPr>
      <w:ins w:id="74" w:author="Unknown">
        <w:r w:rsidRPr="00C90A7A">
          <w:rPr>
            <w:rFonts w:ascii="Times New Roman" w:eastAsia="Times New Roman" w:hAnsi="Times New Roman" w:cs="Times New Roman"/>
            <w:b/>
            <w:bCs/>
            <w:color w:val="000000" w:themeColor="text1"/>
            <w:sz w:val="36"/>
            <w:szCs w:val="36"/>
            <w:u w:val="single"/>
          </w:rPr>
          <w:t>Default Access modifiers in C#?</w:t>
        </w:r>
      </w:ins>
    </w:p>
    <w:p w:rsidR="00C90A7A" w:rsidRPr="00C90A7A" w:rsidRDefault="00C90A7A" w:rsidP="00C90A7A">
      <w:pPr>
        <w:spacing w:after="0" w:line="240" w:lineRule="auto"/>
        <w:rPr>
          <w:ins w:id="75" w:author="Unknown"/>
          <w:rFonts w:ascii="Times New Roman" w:eastAsia="Times New Roman" w:hAnsi="Times New Roman" w:cs="Times New Roman"/>
          <w:color w:val="000000" w:themeColor="text1"/>
          <w:sz w:val="24"/>
          <w:szCs w:val="24"/>
        </w:rPr>
      </w:pPr>
      <w:ins w:id="76"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"http://www.dotnetfunda.com/profile/poster.aspx"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Poster</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77" w:author="Unknown"/>
          <w:rFonts w:ascii="Times New Roman" w:eastAsia="Times New Roman" w:hAnsi="Times New Roman" w:cs="Times New Roman"/>
          <w:color w:val="000000" w:themeColor="text1"/>
          <w:sz w:val="24"/>
          <w:szCs w:val="24"/>
        </w:rPr>
      </w:pPr>
      <w:ins w:id="78" w:author="Unknown">
        <w:r w:rsidRPr="00C90A7A">
          <w:rPr>
            <w:rFonts w:ascii="Times New Roman" w:eastAsia="Times New Roman" w:hAnsi="Times New Roman" w:cs="Times New Roman"/>
            <w:color w:val="000000" w:themeColor="text1"/>
            <w:sz w:val="24"/>
            <w:szCs w:val="24"/>
          </w:rPr>
          <w:t xml:space="preserve">An </w:t>
        </w:r>
        <w:proofErr w:type="spellStart"/>
        <w:r w:rsidRPr="00C90A7A">
          <w:rPr>
            <w:rFonts w:ascii="Times New Roman" w:eastAsia="Times New Roman" w:hAnsi="Times New Roman" w:cs="Times New Roman"/>
            <w:b/>
            <w:bCs/>
            <w:color w:val="000000" w:themeColor="text1"/>
            <w:sz w:val="24"/>
            <w:szCs w:val="24"/>
          </w:rPr>
          <w:t>enum</w:t>
        </w:r>
        <w:proofErr w:type="spellEnd"/>
        <w:r w:rsidRPr="00C90A7A">
          <w:rPr>
            <w:rFonts w:ascii="Times New Roman" w:eastAsia="Times New Roman" w:hAnsi="Times New Roman" w:cs="Times New Roman"/>
            <w:color w:val="000000" w:themeColor="text1"/>
            <w:sz w:val="24"/>
            <w:szCs w:val="24"/>
          </w:rPr>
          <w:t xml:space="preserve"> has default modifier as </w:t>
        </w:r>
        <w:r w:rsidRPr="00C90A7A">
          <w:rPr>
            <w:rFonts w:ascii="Times New Roman" w:eastAsia="Times New Roman" w:hAnsi="Times New Roman" w:cs="Times New Roman"/>
            <w:b/>
            <w:bCs/>
            <w:i/>
            <w:iCs/>
            <w:color w:val="000000" w:themeColor="text1"/>
            <w:sz w:val="24"/>
            <w:szCs w:val="24"/>
          </w:rPr>
          <w:t>public</w:t>
        </w:r>
        <w:r w:rsidRPr="00C90A7A">
          <w:rPr>
            <w:rFonts w:ascii="Times New Roman" w:eastAsia="Times New Roman" w:hAnsi="Times New Roman" w:cs="Times New Roman"/>
            <w:b/>
            <w:bCs/>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 </w:t>
        </w:r>
        <w:r w:rsidRPr="00C90A7A">
          <w:rPr>
            <w:rFonts w:ascii="Times New Roman" w:eastAsia="Times New Roman" w:hAnsi="Times New Roman" w:cs="Times New Roman"/>
            <w:b/>
            <w:bCs/>
            <w:color w:val="000000" w:themeColor="text1"/>
            <w:sz w:val="24"/>
            <w:szCs w:val="24"/>
          </w:rPr>
          <w:t>class</w:t>
        </w:r>
        <w:r w:rsidRPr="00C90A7A">
          <w:rPr>
            <w:rFonts w:ascii="Times New Roman" w:eastAsia="Times New Roman" w:hAnsi="Times New Roman" w:cs="Times New Roman"/>
            <w:color w:val="000000" w:themeColor="text1"/>
            <w:sz w:val="24"/>
            <w:szCs w:val="24"/>
          </w:rPr>
          <w:t xml:space="preserve"> has default modifiers as </w:t>
        </w:r>
        <w:proofErr w:type="gramStart"/>
        <w:r w:rsidRPr="00C90A7A">
          <w:rPr>
            <w:rFonts w:ascii="Times New Roman" w:eastAsia="Times New Roman" w:hAnsi="Times New Roman" w:cs="Times New Roman"/>
            <w:b/>
            <w:bCs/>
            <w:i/>
            <w:iCs/>
            <w:color w:val="000000" w:themeColor="text1"/>
            <w:sz w:val="24"/>
            <w:szCs w:val="24"/>
          </w:rPr>
          <w:t>Internal</w:t>
        </w:r>
        <w:r w:rsidRPr="00C90A7A">
          <w:rPr>
            <w:rFonts w:ascii="Times New Roman" w:eastAsia="Times New Roman" w:hAnsi="Times New Roman" w:cs="Times New Roman"/>
            <w:b/>
            <w:bCs/>
            <w:color w:val="000000" w:themeColor="text1"/>
            <w:sz w:val="24"/>
            <w:szCs w:val="24"/>
          </w:rPr>
          <w:t xml:space="preserve"> </w:t>
        </w:r>
        <w:r w:rsidRPr="00C90A7A">
          <w:rPr>
            <w:rFonts w:ascii="Times New Roman" w:eastAsia="Times New Roman" w:hAnsi="Times New Roman" w:cs="Times New Roman"/>
            <w:color w:val="000000" w:themeColor="text1"/>
            <w:sz w:val="24"/>
            <w:szCs w:val="24"/>
          </w:rPr>
          <w:t>.</w:t>
        </w:r>
        <w:proofErr w:type="gramEnd"/>
        <w:r w:rsidRPr="00C90A7A">
          <w:rPr>
            <w:rFonts w:ascii="Times New Roman" w:eastAsia="Times New Roman" w:hAnsi="Times New Roman" w:cs="Times New Roman"/>
            <w:color w:val="000000" w:themeColor="text1"/>
            <w:sz w:val="24"/>
            <w:szCs w:val="24"/>
          </w:rPr>
          <w:t xml:space="preserve"> It can declare members (methods etc) with following access modifiers: </w:t>
        </w:r>
        <w:r w:rsidRPr="00C90A7A">
          <w:rPr>
            <w:rFonts w:ascii="Times New Roman" w:eastAsia="Times New Roman" w:hAnsi="Times New Roman" w:cs="Times New Roman"/>
            <w:color w:val="000000" w:themeColor="text1"/>
            <w:sz w:val="24"/>
            <w:szCs w:val="24"/>
          </w:rPr>
          <w:br/>
          <w:t xml:space="preserve">public </w:t>
        </w:r>
        <w:r w:rsidRPr="00C90A7A">
          <w:rPr>
            <w:rFonts w:ascii="Times New Roman" w:eastAsia="Times New Roman" w:hAnsi="Times New Roman" w:cs="Times New Roman"/>
            <w:color w:val="000000" w:themeColor="text1"/>
            <w:sz w:val="24"/>
            <w:szCs w:val="24"/>
          </w:rPr>
          <w:br/>
          <w:t xml:space="preserve">internal </w:t>
        </w:r>
        <w:r w:rsidRPr="00C90A7A">
          <w:rPr>
            <w:rFonts w:ascii="Times New Roman" w:eastAsia="Times New Roman" w:hAnsi="Times New Roman" w:cs="Times New Roman"/>
            <w:color w:val="000000" w:themeColor="text1"/>
            <w:sz w:val="24"/>
            <w:szCs w:val="24"/>
          </w:rPr>
          <w:br/>
          <w:t xml:space="preserve">private </w:t>
        </w:r>
        <w:r w:rsidRPr="00C90A7A">
          <w:rPr>
            <w:rFonts w:ascii="Times New Roman" w:eastAsia="Times New Roman" w:hAnsi="Times New Roman" w:cs="Times New Roman"/>
            <w:color w:val="000000" w:themeColor="text1"/>
            <w:sz w:val="24"/>
            <w:szCs w:val="24"/>
          </w:rPr>
          <w:br/>
          <w:t xml:space="preserve">protected internal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An </w:t>
        </w:r>
        <w:r w:rsidRPr="00C90A7A">
          <w:rPr>
            <w:rFonts w:ascii="Times New Roman" w:eastAsia="Times New Roman" w:hAnsi="Times New Roman" w:cs="Times New Roman"/>
            <w:b/>
            <w:bCs/>
            <w:color w:val="000000" w:themeColor="text1"/>
            <w:sz w:val="24"/>
            <w:szCs w:val="24"/>
          </w:rPr>
          <w:t xml:space="preserve">interface </w:t>
        </w:r>
        <w:r w:rsidRPr="00C90A7A">
          <w:rPr>
            <w:rFonts w:ascii="Times New Roman" w:eastAsia="Times New Roman" w:hAnsi="Times New Roman" w:cs="Times New Roman"/>
            <w:color w:val="000000" w:themeColor="text1"/>
            <w:sz w:val="24"/>
            <w:szCs w:val="24"/>
          </w:rPr>
          <w:t xml:space="preserve">has default modifier as </w:t>
        </w:r>
        <w:r w:rsidRPr="00C90A7A">
          <w:rPr>
            <w:rFonts w:ascii="Times New Roman" w:eastAsia="Times New Roman" w:hAnsi="Times New Roman" w:cs="Times New Roman"/>
            <w:b/>
            <w:bCs/>
            <w:i/>
            <w:iCs/>
            <w:color w:val="000000" w:themeColor="text1"/>
            <w:sz w:val="24"/>
            <w:szCs w:val="24"/>
          </w:rPr>
          <w:t>public</w:t>
        </w:r>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 </w:t>
        </w:r>
        <w:proofErr w:type="spellStart"/>
        <w:r w:rsidRPr="00C90A7A">
          <w:rPr>
            <w:rFonts w:ascii="Times New Roman" w:eastAsia="Times New Roman" w:hAnsi="Times New Roman" w:cs="Times New Roman"/>
            <w:b/>
            <w:bCs/>
            <w:color w:val="000000" w:themeColor="text1"/>
            <w:sz w:val="24"/>
            <w:szCs w:val="24"/>
          </w:rPr>
          <w:t>struct</w:t>
        </w:r>
        <w:proofErr w:type="spellEnd"/>
        <w:r w:rsidRPr="00C90A7A">
          <w:rPr>
            <w:rFonts w:ascii="Times New Roman" w:eastAsia="Times New Roman" w:hAnsi="Times New Roman" w:cs="Times New Roman"/>
            <w:b/>
            <w:bCs/>
            <w:color w:val="000000" w:themeColor="text1"/>
            <w:sz w:val="24"/>
            <w:szCs w:val="24"/>
          </w:rPr>
          <w:t xml:space="preserve"> </w:t>
        </w:r>
        <w:r w:rsidRPr="00C90A7A">
          <w:rPr>
            <w:rFonts w:ascii="Times New Roman" w:eastAsia="Times New Roman" w:hAnsi="Times New Roman" w:cs="Times New Roman"/>
            <w:color w:val="000000" w:themeColor="text1"/>
            <w:sz w:val="24"/>
            <w:szCs w:val="24"/>
          </w:rPr>
          <w:t xml:space="preserve">has default modifier as </w:t>
        </w:r>
        <w:r w:rsidRPr="00C90A7A">
          <w:rPr>
            <w:rFonts w:ascii="Times New Roman" w:eastAsia="Times New Roman" w:hAnsi="Times New Roman" w:cs="Times New Roman"/>
            <w:b/>
            <w:bCs/>
            <w:i/>
            <w:iCs/>
            <w:color w:val="000000" w:themeColor="text1"/>
            <w:sz w:val="24"/>
            <w:szCs w:val="24"/>
          </w:rPr>
          <w:t>Internal</w:t>
        </w:r>
        <w:r w:rsidRPr="00C90A7A">
          <w:rPr>
            <w:rFonts w:ascii="Times New Roman" w:eastAsia="Times New Roman" w:hAnsi="Times New Roman" w:cs="Times New Roman"/>
            <w:b/>
            <w:bCs/>
            <w:color w:val="000000" w:themeColor="text1"/>
            <w:sz w:val="24"/>
            <w:szCs w:val="24"/>
          </w:rPr>
          <w:t xml:space="preserve"> </w:t>
        </w:r>
        <w:r w:rsidRPr="00C90A7A">
          <w:rPr>
            <w:rFonts w:ascii="Times New Roman" w:eastAsia="Times New Roman" w:hAnsi="Times New Roman" w:cs="Times New Roman"/>
            <w:color w:val="000000" w:themeColor="text1"/>
            <w:sz w:val="24"/>
            <w:szCs w:val="24"/>
          </w:rPr>
          <w:t xml:space="preserve">and it can declare its members (methods etc) with following access modifiers: </w:t>
        </w:r>
        <w:r w:rsidRPr="00C90A7A">
          <w:rPr>
            <w:rFonts w:ascii="Times New Roman" w:eastAsia="Times New Roman" w:hAnsi="Times New Roman" w:cs="Times New Roman"/>
            <w:color w:val="000000" w:themeColor="text1"/>
            <w:sz w:val="24"/>
            <w:szCs w:val="24"/>
          </w:rPr>
          <w:br/>
          <w:t xml:space="preserve">public </w:t>
        </w:r>
        <w:r w:rsidRPr="00C90A7A">
          <w:rPr>
            <w:rFonts w:ascii="Times New Roman" w:eastAsia="Times New Roman" w:hAnsi="Times New Roman" w:cs="Times New Roman"/>
            <w:color w:val="000000" w:themeColor="text1"/>
            <w:sz w:val="24"/>
            <w:szCs w:val="24"/>
          </w:rPr>
          <w:br/>
          <w:t xml:space="preserve">internal </w:t>
        </w:r>
        <w:r w:rsidRPr="00C90A7A">
          <w:rPr>
            <w:rFonts w:ascii="Times New Roman" w:eastAsia="Times New Roman" w:hAnsi="Times New Roman" w:cs="Times New Roman"/>
            <w:color w:val="000000" w:themeColor="text1"/>
            <w:sz w:val="24"/>
            <w:szCs w:val="24"/>
          </w:rPr>
          <w:br/>
          <w:t xml:space="preserve">private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 </w:t>
        </w:r>
        <w:r w:rsidRPr="00C90A7A">
          <w:rPr>
            <w:rFonts w:ascii="Times New Roman" w:eastAsia="Times New Roman" w:hAnsi="Times New Roman" w:cs="Times New Roman"/>
            <w:b/>
            <w:bCs/>
            <w:color w:val="000000" w:themeColor="text1"/>
            <w:sz w:val="24"/>
            <w:szCs w:val="24"/>
          </w:rPr>
          <w:t>methods, fields, and properties</w:t>
        </w:r>
        <w:r w:rsidRPr="00C90A7A">
          <w:rPr>
            <w:rFonts w:ascii="Times New Roman" w:eastAsia="Times New Roman" w:hAnsi="Times New Roman" w:cs="Times New Roman"/>
            <w:color w:val="000000" w:themeColor="text1"/>
            <w:sz w:val="24"/>
            <w:szCs w:val="24"/>
          </w:rPr>
          <w:t xml:space="preserve"> has default access modifier as "Private" if no modifier is specified.</w:t>
        </w:r>
      </w:ins>
    </w:p>
    <w:p w:rsidR="00C90A7A" w:rsidRPr="00C90A7A" w:rsidRDefault="00C90A7A" w:rsidP="00C90A7A">
      <w:pPr>
        <w:spacing w:after="0" w:line="240" w:lineRule="auto"/>
        <w:rPr>
          <w:ins w:id="79"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80" w:author="Unknown"/>
          <w:rFonts w:ascii="Times New Roman" w:eastAsia="Times New Roman" w:hAnsi="Times New Roman" w:cs="Times New Roman"/>
          <w:color w:val="000000" w:themeColor="text1"/>
          <w:sz w:val="24"/>
          <w:szCs w:val="24"/>
          <w:u w:val="single"/>
        </w:rPr>
      </w:pPr>
      <w:ins w:id="81"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"http://www.dotnetfunda.com/interview/exam453-what-is-method-overloading.aspx" \o "What is method overloading?"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82" w:author="Unknown"/>
          <w:rFonts w:ascii="Times New Roman" w:eastAsia="Times New Roman" w:hAnsi="Times New Roman" w:cs="Times New Roman"/>
          <w:b/>
          <w:bCs/>
          <w:color w:val="000000" w:themeColor="text1"/>
          <w:sz w:val="36"/>
          <w:szCs w:val="36"/>
        </w:rPr>
      </w:pPr>
      <w:ins w:id="83" w:author="Unknown">
        <w:r w:rsidRPr="00C90A7A">
          <w:rPr>
            <w:rFonts w:ascii="Times New Roman" w:eastAsia="Times New Roman" w:hAnsi="Times New Roman" w:cs="Times New Roman"/>
            <w:b/>
            <w:bCs/>
            <w:color w:val="000000" w:themeColor="text1"/>
            <w:sz w:val="36"/>
            <w:szCs w:val="36"/>
            <w:u w:val="single"/>
          </w:rPr>
          <w:t>What is method overloading?</w:t>
        </w:r>
      </w:ins>
    </w:p>
    <w:p w:rsidR="00C90A7A" w:rsidRPr="00C90A7A" w:rsidRDefault="00C90A7A" w:rsidP="00C90A7A">
      <w:pPr>
        <w:spacing w:after="0" w:line="240" w:lineRule="auto"/>
        <w:rPr>
          <w:ins w:id="84" w:author="Unknown"/>
          <w:rFonts w:ascii="Times New Roman" w:eastAsia="Times New Roman" w:hAnsi="Times New Roman" w:cs="Times New Roman"/>
          <w:color w:val="000000" w:themeColor="text1"/>
          <w:sz w:val="24"/>
          <w:szCs w:val="24"/>
        </w:rPr>
      </w:pPr>
      <w:ins w:id="85"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"http://www.dotnetfunda.com/profile/raja.aspx"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Raja</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240" w:line="240" w:lineRule="auto"/>
        <w:rPr>
          <w:ins w:id="86" w:author="Unknown"/>
          <w:rFonts w:ascii="Times New Roman" w:eastAsia="Times New Roman" w:hAnsi="Times New Roman" w:cs="Times New Roman"/>
          <w:color w:val="000000" w:themeColor="text1"/>
          <w:sz w:val="24"/>
          <w:szCs w:val="24"/>
        </w:rPr>
      </w:pPr>
      <w:ins w:id="87" w:author="Unknown">
        <w:r w:rsidRPr="00C90A7A">
          <w:rPr>
            <w:rFonts w:ascii="Times New Roman" w:eastAsia="Times New Roman" w:hAnsi="Times New Roman" w:cs="Times New Roman"/>
            <w:color w:val="000000" w:themeColor="text1"/>
            <w:sz w:val="24"/>
            <w:szCs w:val="24"/>
          </w:rPr>
          <w:t xml:space="preserve">Method overloading allows us to write different version of the same method in a class or derived class. </w:t>
        </w:r>
        <w:proofErr w:type="gramStart"/>
        <w:r w:rsidRPr="00C90A7A">
          <w:rPr>
            <w:rFonts w:ascii="Times New Roman" w:eastAsia="Times New Roman" w:hAnsi="Times New Roman" w:cs="Times New Roman"/>
            <w:color w:val="000000" w:themeColor="text1"/>
            <w:sz w:val="24"/>
            <w:szCs w:val="24"/>
          </w:rPr>
          <w:t>Compiler automatically select</w:t>
        </w:r>
        <w:proofErr w:type="gramEnd"/>
        <w:r w:rsidRPr="00C90A7A">
          <w:rPr>
            <w:rFonts w:ascii="Times New Roman" w:eastAsia="Times New Roman" w:hAnsi="Times New Roman" w:cs="Times New Roman"/>
            <w:color w:val="000000" w:themeColor="text1"/>
            <w:sz w:val="24"/>
            <w:szCs w:val="24"/>
          </w:rPr>
          <w:t xml:space="preserve"> the most appropriate method based on the parameter supplied.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88" w:author="Unknown"/>
          <w:rFonts w:ascii="Courier New" w:eastAsia="Times New Roman" w:hAnsi="Courier New" w:cs="Courier New"/>
          <w:color w:val="000000" w:themeColor="text1"/>
          <w:sz w:val="20"/>
          <w:szCs w:val="20"/>
        </w:rPr>
      </w:pPr>
      <w:proofErr w:type="gramStart"/>
      <w:ins w:id="89" w:author="Unknown">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class </w:t>
        </w:r>
        <w:proofErr w:type="spellStart"/>
        <w:r w:rsidRPr="00C90A7A">
          <w:rPr>
            <w:rFonts w:ascii="Courier New" w:eastAsia="Times New Roman" w:hAnsi="Courier New" w:cs="Courier New"/>
            <w:color w:val="000000" w:themeColor="text1"/>
            <w:sz w:val="20"/>
            <w:szCs w:val="20"/>
          </w:rPr>
          <w:t>MultiplyNumbers</w:t>
        </w:r>
        <w:proofErr w:type="spellEnd"/>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0" w:author="Unknown"/>
          <w:rFonts w:ascii="Courier New" w:eastAsia="Times New Roman" w:hAnsi="Courier New" w:cs="Courier New"/>
          <w:color w:val="000000" w:themeColor="text1"/>
          <w:sz w:val="20"/>
          <w:szCs w:val="20"/>
        </w:rPr>
      </w:pPr>
      <w:ins w:id="91" w:author="Unknown">
        <w:r w:rsidRPr="00C90A7A">
          <w:rPr>
            <w:rFonts w:ascii="Courier New" w:eastAsia="Times New Roman" w:hAnsi="Courier New" w:cs="Courier New"/>
            <w:color w:val="000000" w:themeColor="text1"/>
            <w:sz w:val="20"/>
            <w:szCs w:val="20"/>
          </w:rPr>
          <w:lastRenderedPageBreak/>
          <w:b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2" w:author="Unknown"/>
          <w:rFonts w:ascii="Courier New" w:eastAsia="Times New Roman" w:hAnsi="Courier New" w:cs="Courier New"/>
          <w:color w:val="000000" w:themeColor="text1"/>
          <w:sz w:val="20"/>
          <w:szCs w:val="20"/>
        </w:rPr>
      </w:pPr>
      <w:ins w:id="93"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Multiply(</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a, </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b)</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4" w:author="Unknown"/>
          <w:rFonts w:ascii="Courier New" w:eastAsia="Times New Roman" w:hAnsi="Courier New" w:cs="Courier New"/>
          <w:color w:val="000000" w:themeColor="text1"/>
          <w:sz w:val="20"/>
          <w:szCs w:val="20"/>
        </w:rPr>
      </w:pPr>
      <w:ins w:id="95"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6" w:author="Unknown"/>
          <w:rFonts w:ascii="Courier New" w:eastAsia="Times New Roman" w:hAnsi="Courier New" w:cs="Courier New"/>
          <w:color w:val="000000" w:themeColor="text1"/>
          <w:sz w:val="20"/>
          <w:szCs w:val="20"/>
        </w:rPr>
      </w:pPr>
      <w:ins w:id="97"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return</w:t>
        </w:r>
        <w:proofErr w:type="gramEnd"/>
        <w:r w:rsidRPr="00C90A7A">
          <w:rPr>
            <w:rFonts w:ascii="Courier New" w:eastAsia="Times New Roman" w:hAnsi="Courier New" w:cs="Courier New"/>
            <w:color w:val="000000" w:themeColor="text1"/>
            <w:sz w:val="20"/>
            <w:szCs w:val="20"/>
          </w:rPr>
          <w:t xml:space="preserve"> a * b;</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8" w:author="Unknown"/>
          <w:rFonts w:ascii="Courier New" w:eastAsia="Times New Roman" w:hAnsi="Courier New" w:cs="Courier New"/>
          <w:color w:val="000000" w:themeColor="text1"/>
          <w:sz w:val="20"/>
          <w:szCs w:val="20"/>
        </w:rPr>
      </w:pPr>
      <w:ins w:id="99"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00" w:author="Unknown"/>
          <w:rFonts w:ascii="Courier New" w:eastAsia="Times New Roman" w:hAnsi="Courier New" w:cs="Courier New"/>
          <w:color w:val="000000" w:themeColor="text1"/>
          <w:sz w:val="20"/>
          <w:szCs w:val="20"/>
        </w:rPr>
      </w:pPr>
      <w:ins w:id="101"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02" w:author="Unknown"/>
          <w:rFonts w:ascii="Courier New" w:eastAsia="Times New Roman" w:hAnsi="Courier New" w:cs="Courier New"/>
          <w:color w:val="000000" w:themeColor="text1"/>
          <w:sz w:val="20"/>
          <w:szCs w:val="20"/>
        </w:rPr>
      </w:pPr>
      <w:ins w:id="103"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Multiply(</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a, </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b, </w:t>
        </w:r>
        <w:proofErr w:type="spellStart"/>
        <w:r w:rsidRPr="00C90A7A">
          <w:rPr>
            <w:rFonts w:ascii="Courier New" w:eastAsia="Times New Roman" w:hAnsi="Courier New" w:cs="Courier New"/>
            <w:color w:val="000000" w:themeColor="text1"/>
            <w:sz w:val="20"/>
            <w:szCs w:val="20"/>
          </w:rPr>
          <w:t>int</w:t>
        </w:r>
        <w:proofErr w:type="spellEnd"/>
        <w:r w:rsidRPr="00C90A7A">
          <w:rPr>
            <w:rFonts w:ascii="Courier New" w:eastAsia="Times New Roman" w:hAnsi="Courier New" w:cs="Courier New"/>
            <w:color w:val="000000" w:themeColor="text1"/>
            <w:sz w:val="20"/>
            <w:szCs w:val="20"/>
          </w:rPr>
          <w:t xml:space="preserve"> c)</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04" w:author="Unknown"/>
          <w:rFonts w:ascii="Courier New" w:eastAsia="Times New Roman" w:hAnsi="Courier New" w:cs="Courier New"/>
          <w:color w:val="000000" w:themeColor="text1"/>
          <w:sz w:val="20"/>
          <w:szCs w:val="20"/>
        </w:rPr>
      </w:pPr>
      <w:ins w:id="105"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06" w:author="Unknown"/>
          <w:rFonts w:ascii="Courier New" w:eastAsia="Times New Roman" w:hAnsi="Courier New" w:cs="Courier New"/>
          <w:color w:val="000000" w:themeColor="text1"/>
          <w:sz w:val="20"/>
          <w:szCs w:val="20"/>
        </w:rPr>
      </w:pPr>
      <w:ins w:id="107"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return</w:t>
        </w:r>
        <w:proofErr w:type="gramEnd"/>
        <w:r w:rsidRPr="00C90A7A">
          <w:rPr>
            <w:rFonts w:ascii="Courier New" w:eastAsia="Times New Roman" w:hAnsi="Courier New" w:cs="Courier New"/>
            <w:color w:val="000000" w:themeColor="text1"/>
            <w:sz w:val="20"/>
            <w:szCs w:val="20"/>
          </w:rPr>
          <w:t xml:space="preserve"> a*b*c;</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08" w:author="Unknown"/>
          <w:rFonts w:ascii="Courier New" w:eastAsia="Times New Roman" w:hAnsi="Courier New" w:cs="Courier New"/>
          <w:color w:val="000000" w:themeColor="text1"/>
          <w:sz w:val="20"/>
          <w:szCs w:val="20"/>
        </w:rPr>
      </w:pPr>
      <w:ins w:id="109" w:author="Unknown">
        <w:r w:rsidRPr="00C90A7A">
          <w:rPr>
            <w:rFonts w:ascii="Courier New" w:eastAsia="Times New Roman" w:hAnsi="Courier New" w:cs="Courier New"/>
            <w:color w:val="000000" w:themeColor="text1"/>
            <w:sz w:val="20"/>
            <w:szCs w:val="20"/>
          </w:rPr>
          <w:br/>
          <w:t xml:space="preserve">    }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10" w:author="Unknown"/>
          <w:rFonts w:ascii="Courier New" w:eastAsia="Times New Roman" w:hAnsi="Courier New" w:cs="Courier New"/>
          <w:color w:val="000000" w:themeColor="text1"/>
          <w:sz w:val="20"/>
          <w:szCs w:val="20"/>
        </w:rPr>
      </w:pPr>
      <w:ins w:id="111" w:author="Unknown">
        <w:r w:rsidRPr="00C90A7A">
          <w:rPr>
            <w:rFonts w:ascii="Courier New" w:eastAsia="Times New Roman" w:hAnsi="Courier New" w:cs="Courier New"/>
            <w:color w:val="000000" w:themeColor="text1"/>
            <w:sz w:val="20"/>
            <w:szCs w:val="20"/>
          </w:rPr>
          <w:br/>
          <w:t>}</w:t>
        </w:r>
      </w:ins>
    </w:p>
    <w:p w:rsidR="00C90A7A" w:rsidRPr="00C90A7A" w:rsidRDefault="00C90A7A" w:rsidP="00C90A7A">
      <w:pPr>
        <w:spacing w:after="0" w:line="240" w:lineRule="auto"/>
        <w:rPr>
          <w:ins w:id="112" w:author="Unknown"/>
          <w:rFonts w:ascii="Times New Roman" w:eastAsia="Times New Roman" w:hAnsi="Times New Roman" w:cs="Times New Roman"/>
          <w:color w:val="000000" w:themeColor="text1"/>
          <w:sz w:val="24"/>
          <w:szCs w:val="24"/>
        </w:rPr>
      </w:pPr>
      <w:ins w:id="113" w:author="Unknown">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To call the above method, you can use following code.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14" w:author="Unknown"/>
          <w:rFonts w:ascii="Courier New" w:eastAsia="Times New Roman" w:hAnsi="Courier New" w:cs="Courier New"/>
          <w:color w:val="000000" w:themeColor="text1"/>
          <w:sz w:val="20"/>
          <w:szCs w:val="20"/>
        </w:rPr>
      </w:pPr>
      <w:proofErr w:type="spellStart"/>
      <w:ins w:id="115" w:author="Unknown">
        <w:r w:rsidRPr="00C90A7A">
          <w:rPr>
            <w:rFonts w:ascii="Courier New" w:eastAsia="Times New Roman" w:hAnsi="Courier New" w:cs="Courier New"/>
            <w:color w:val="000000" w:themeColor="text1"/>
            <w:sz w:val="20"/>
            <w:szCs w:val="20"/>
          </w:rPr>
          <w:t>MultiplyNumbers</w:t>
        </w:r>
        <w:proofErr w:type="spell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mn</w:t>
        </w:r>
        <w:proofErr w:type="spellEnd"/>
        <w:r w:rsidRPr="00C90A7A">
          <w:rPr>
            <w:rFonts w:ascii="Courier New" w:eastAsia="Times New Roman" w:hAnsi="Courier New" w:cs="Courier New"/>
            <w:color w:val="000000" w:themeColor="text1"/>
            <w:sz w:val="20"/>
            <w:szCs w:val="20"/>
          </w:rPr>
          <w:t xml:space="preserve"> = new </w:t>
        </w:r>
        <w:proofErr w:type="spellStart"/>
        <w:proofErr w:type="gramStart"/>
        <w:r w:rsidRPr="00C90A7A">
          <w:rPr>
            <w:rFonts w:ascii="Courier New" w:eastAsia="Times New Roman" w:hAnsi="Courier New" w:cs="Courier New"/>
            <w:color w:val="000000" w:themeColor="text1"/>
            <w:sz w:val="20"/>
            <w:szCs w:val="20"/>
          </w:rPr>
          <w:t>MultiplyNumbers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16" w:author="Unknown"/>
          <w:rFonts w:ascii="Courier New" w:eastAsia="Times New Roman" w:hAnsi="Courier New" w:cs="Courier New"/>
          <w:color w:val="000000" w:themeColor="text1"/>
          <w:sz w:val="20"/>
          <w:szCs w:val="20"/>
        </w:rPr>
      </w:pPr>
      <w:ins w:id="117" w:author="Unknown">
        <w:r w:rsidRPr="00C90A7A">
          <w:rPr>
            <w:rFonts w:ascii="Courier New" w:eastAsia="Times New Roman" w:hAnsi="Courier New" w:cs="Courier New"/>
            <w:color w:val="000000" w:themeColor="text1"/>
            <w:sz w:val="20"/>
            <w:szCs w:val="20"/>
          </w:rPr>
          <w:br/>
        </w:r>
        <w:proofErr w:type="spellStart"/>
        <w:proofErr w:type="gramStart"/>
        <w:r w:rsidRPr="00C90A7A">
          <w:rPr>
            <w:rFonts w:ascii="Courier New" w:eastAsia="Times New Roman" w:hAnsi="Courier New" w:cs="Courier New"/>
            <w:color w:val="000000" w:themeColor="text1"/>
            <w:sz w:val="20"/>
            <w:szCs w:val="20"/>
          </w:rPr>
          <w:t>int</w:t>
        </w:r>
        <w:proofErr w:type="spellEnd"/>
        <w:proofErr w:type="gramEnd"/>
        <w:r w:rsidRPr="00C90A7A">
          <w:rPr>
            <w:rFonts w:ascii="Courier New" w:eastAsia="Times New Roman" w:hAnsi="Courier New" w:cs="Courier New"/>
            <w:color w:val="000000" w:themeColor="text1"/>
            <w:sz w:val="20"/>
            <w:szCs w:val="20"/>
          </w:rPr>
          <w:t xml:space="preserve"> number = </w:t>
        </w:r>
        <w:proofErr w:type="spellStart"/>
        <w:r w:rsidRPr="00C90A7A">
          <w:rPr>
            <w:rFonts w:ascii="Courier New" w:eastAsia="Times New Roman" w:hAnsi="Courier New" w:cs="Courier New"/>
            <w:color w:val="000000" w:themeColor="text1"/>
            <w:sz w:val="20"/>
            <w:szCs w:val="20"/>
          </w:rPr>
          <w:t>mn.Multiply</w:t>
        </w:r>
        <w:proofErr w:type="spellEnd"/>
        <w:r w:rsidRPr="00C90A7A">
          <w:rPr>
            <w:rFonts w:ascii="Courier New" w:eastAsia="Times New Roman" w:hAnsi="Courier New" w:cs="Courier New"/>
            <w:color w:val="000000" w:themeColor="text1"/>
            <w:sz w:val="20"/>
            <w:szCs w:val="20"/>
          </w:rPr>
          <w:t>(2, 3) // result = 6</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18" w:author="Unknown"/>
          <w:rFonts w:ascii="Courier New" w:eastAsia="Times New Roman" w:hAnsi="Courier New" w:cs="Courier New"/>
          <w:color w:val="000000" w:themeColor="text1"/>
          <w:sz w:val="20"/>
          <w:szCs w:val="20"/>
        </w:rPr>
      </w:pPr>
      <w:ins w:id="119" w:author="Unknown">
        <w:r w:rsidRPr="00C90A7A">
          <w:rPr>
            <w:rFonts w:ascii="Courier New" w:eastAsia="Times New Roman" w:hAnsi="Courier New" w:cs="Courier New"/>
            <w:color w:val="000000" w:themeColor="text1"/>
            <w:sz w:val="20"/>
            <w:szCs w:val="20"/>
          </w:rPr>
          <w:br/>
        </w:r>
        <w:proofErr w:type="spellStart"/>
        <w:proofErr w:type="gramStart"/>
        <w:r w:rsidRPr="00C90A7A">
          <w:rPr>
            <w:rFonts w:ascii="Courier New" w:eastAsia="Times New Roman" w:hAnsi="Courier New" w:cs="Courier New"/>
            <w:color w:val="000000" w:themeColor="text1"/>
            <w:sz w:val="20"/>
            <w:szCs w:val="20"/>
          </w:rPr>
          <w:t>int</w:t>
        </w:r>
        <w:proofErr w:type="spellEnd"/>
        <w:proofErr w:type="gramEnd"/>
        <w:r w:rsidRPr="00C90A7A">
          <w:rPr>
            <w:rFonts w:ascii="Courier New" w:eastAsia="Times New Roman" w:hAnsi="Courier New" w:cs="Courier New"/>
            <w:color w:val="000000" w:themeColor="text1"/>
            <w:sz w:val="20"/>
            <w:szCs w:val="20"/>
          </w:rPr>
          <w:t xml:space="preserve"> number1 = </w:t>
        </w:r>
        <w:proofErr w:type="spellStart"/>
        <w:r w:rsidRPr="00C90A7A">
          <w:rPr>
            <w:rFonts w:ascii="Courier New" w:eastAsia="Times New Roman" w:hAnsi="Courier New" w:cs="Courier New"/>
            <w:color w:val="000000" w:themeColor="text1"/>
            <w:sz w:val="20"/>
            <w:szCs w:val="20"/>
          </w:rPr>
          <w:t>mn.Multiply</w:t>
        </w:r>
        <w:proofErr w:type="spellEnd"/>
        <w:r w:rsidRPr="00C90A7A">
          <w:rPr>
            <w:rFonts w:ascii="Courier New" w:eastAsia="Times New Roman" w:hAnsi="Courier New" w:cs="Courier New"/>
            <w:color w:val="000000" w:themeColor="text1"/>
            <w:sz w:val="20"/>
            <w:szCs w:val="20"/>
          </w:rPr>
          <w:t>(2, 3, 4) // result = 24</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20" w:author="Unknown"/>
          <w:rFonts w:ascii="Courier New" w:eastAsia="Times New Roman" w:hAnsi="Courier New" w:cs="Courier New"/>
          <w:color w:val="000000" w:themeColor="text1"/>
          <w:sz w:val="20"/>
          <w:szCs w:val="20"/>
        </w:rPr>
      </w:pPr>
    </w:p>
    <w:p w:rsidR="00C90A7A" w:rsidRPr="00C90A7A" w:rsidRDefault="00C90A7A" w:rsidP="00C90A7A">
      <w:pPr>
        <w:spacing w:after="0" w:line="240" w:lineRule="auto"/>
        <w:rPr>
          <w:ins w:id="121" w:author="Unknown"/>
          <w:rFonts w:ascii="Times New Roman" w:eastAsia="Times New Roman" w:hAnsi="Times New Roman" w:cs="Times New Roman"/>
          <w:color w:val="000000" w:themeColor="text1"/>
          <w:sz w:val="24"/>
          <w:szCs w:val="24"/>
        </w:rPr>
      </w:pPr>
      <w:ins w:id="122" w:author="Unknown">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You can't have </w:t>
        </w:r>
        <w:proofErr w:type="gramStart"/>
        <w:r w:rsidRPr="00C90A7A">
          <w:rPr>
            <w:rFonts w:ascii="Times New Roman" w:eastAsia="Times New Roman" w:hAnsi="Times New Roman" w:cs="Times New Roman"/>
            <w:color w:val="000000" w:themeColor="text1"/>
            <w:sz w:val="24"/>
            <w:szCs w:val="24"/>
          </w:rPr>
          <w:t>a</w:t>
        </w:r>
        <w:proofErr w:type="gramEnd"/>
        <w:r w:rsidRPr="00C90A7A">
          <w:rPr>
            <w:rFonts w:ascii="Times New Roman" w:eastAsia="Times New Roman" w:hAnsi="Times New Roman" w:cs="Times New Roman"/>
            <w:color w:val="000000" w:themeColor="text1"/>
            <w:sz w:val="24"/>
            <w:szCs w:val="24"/>
          </w:rPr>
          <w:t xml:space="preserve"> overload method with same number parameters but different return type. In order to create overload method, the return type must be the same and parameter type must be different or different in numbers.</w:t>
        </w:r>
      </w:ins>
    </w:p>
    <w:p w:rsidR="00C90A7A" w:rsidRPr="00C90A7A" w:rsidRDefault="00C90A7A" w:rsidP="00C90A7A">
      <w:pPr>
        <w:spacing w:after="0" w:line="240" w:lineRule="auto"/>
        <w:rPr>
          <w:ins w:id="123"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24" w:author="Unknown"/>
          <w:rFonts w:ascii="Times New Roman" w:eastAsia="Times New Roman" w:hAnsi="Times New Roman" w:cs="Times New Roman"/>
          <w:color w:val="000000" w:themeColor="text1"/>
          <w:sz w:val="24"/>
          <w:szCs w:val="24"/>
          <w:u w:val="single"/>
        </w:rPr>
      </w:pPr>
      <w:ins w:id="125"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"http://www.dotnetfunda.com/interview/exam456-what-is-overriding.aspx" \o "What is Overriding?"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26" w:author="Unknown"/>
          <w:rFonts w:ascii="Times New Roman" w:eastAsia="Times New Roman" w:hAnsi="Times New Roman" w:cs="Times New Roman"/>
          <w:b/>
          <w:bCs/>
          <w:color w:val="000000" w:themeColor="text1"/>
          <w:sz w:val="36"/>
          <w:szCs w:val="36"/>
        </w:rPr>
      </w:pPr>
      <w:ins w:id="127" w:author="Unknown">
        <w:r w:rsidRPr="00C90A7A">
          <w:rPr>
            <w:rFonts w:ascii="Times New Roman" w:eastAsia="Times New Roman" w:hAnsi="Times New Roman" w:cs="Times New Roman"/>
            <w:b/>
            <w:bCs/>
            <w:color w:val="000000" w:themeColor="text1"/>
            <w:sz w:val="36"/>
            <w:szCs w:val="36"/>
            <w:u w:val="single"/>
          </w:rPr>
          <w:t xml:space="preserve">What is </w:t>
        </w:r>
        <w:proofErr w:type="gramStart"/>
        <w:r w:rsidRPr="00C90A7A">
          <w:rPr>
            <w:rFonts w:ascii="Times New Roman" w:eastAsia="Times New Roman" w:hAnsi="Times New Roman" w:cs="Times New Roman"/>
            <w:b/>
            <w:bCs/>
            <w:color w:val="000000" w:themeColor="text1"/>
            <w:sz w:val="36"/>
            <w:szCs w:val="36"/>
            <w:u w:val="single"/>
          </w:rPr>
          <w:t>Overridin</w:t>
        </w:r>
        <w:proofErr w:type="gramEnd"/>
        <w:r w:rsidRPr="00C90A7A">
          <w:rPr>
            <w:rFonts w:ascii="Times New Roman" w:eastAsia="Times New Roman" w:hAnsi="Times New Roman" w:cs="Times New Roman"/>
            <w:b/>
            <w:bCs/>
            <w:color w:val="000000" w:themeColor="text1"/>
            <w:sz w:val="36"/>
            <w:szCs w:val="36"/>
            <w:u w:val="single"/>
          </w:rPr>
          <w:t>g?</w:t>
        </w:r>
      </w:ins>
    </w:p>
    <w:p w:rsidR="00C90A7A" w:rsidRPr="00C90A7A" w:rsidRDefault="00C90A7A" w:rsidP="00C90A7A">
      <w:pPr>
        <w:spacing w:after="0" w:line="240" w:lineRule="auto"/>
        <w:rPr>
          <w:ins w:id="128" w:author="Unknown"/>
          <w:rFonts w:ascii="Times New Roman" w:eastAsia="Times New Roman" w:hAnsi="Times New Roman" w:cs="Times New Roman"/>
          <w:color w:val="000000" w:themeColor="text1"/>
          <w:sz w:val="24"/>
          <w:szCs w:val="24"/>
        </w:rPr>
      </w:pPr>
      <w:ins w:id="129"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"http://www.dotnetfunda.com/profile/raja.aspx"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Raja</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30" w:author="Unknown"/>
          <w:rFonts w:ascii="Times New Roman" w:eastAsia="Times New Roman" w:hAnsi="Times New Roman" w:cs="Times New Roman"/>
          <w:color w:val="000000" w:themeColor="text1"/>
          <w:sz w:val="24"/>
          <w:szCs w:val="24"/>
        </w:rPr>
      </w:pPr>
      <w:ins w:id="131" w:author="Unknown">
        <w:r w:rsidRPr="00C90A7A">
          <w:rPr>
            <w:rFonts w:ascii="Times New Roman" w:eastAsia="Times New Roman" w:hAnsi="Times New Roman" w:cs="Times New Roman"/>
            <w:color w:val="000000" w:themeColor="text1"/>
            <w:sz w:val="24"/>
            <w:szCs w:val="24"/>
          </w:rPr>
          <w:t xml:space="preserve">Method overriding is a feature that allows </w:t>
        </w:r>
        <w:proofErr w:type="gramStart"/>
        <w:r w:rsidRPr="00C90A7A">
          <w:rPr>
            <w:rFonts w:ascii="Times New Roman" w:eastAsia="Times New Roman" w:hAnsi="Times New Roman" w:cs="Times New Roman"/>
            <w:color w:val="000000" w:themeColor="text1"/>
            <w:sz w:val="24"/>
            <w:szCs w:val="24"/>
          </w:rPr>
          <w:t>to invoke</w:t>
        </w:r>
        <w:proofErr w:type="gramEnd"/>
        <w:r w:rsidRPr="00C90A7A">
          <w:rPr>
            <w:rFonts w:ascii="Times New Roman" w:eastAsia="Times New Roman" w:hAnsi="Times New Roman" w:cs="Times New Roman"/>
            <w:color w:val="000000" w:themeColor="text1"/>
            <w:sz w:val="24"/>
            <w:szCs w:val="24"/>
          </w:rPr>
          <w:t xml:space="preserve"> functions (that have the same signatures) and that belong to different classes in the same hierarchy of inheritance using the base class reference. In C# it is done using keywords </w:t>
        </w:r>
        <w:r w:rsidRPr="00C90A7A">
          <w:rPr>
            <w:rFonts w:ascii="Times New Roman" w:eastAsia="Times New Roman" w:hAnsi="Times New Roman" w:cs="Times New Roman"/>
            <w:b/>
            <w:bCs/>
            <w:color w:val="000000" w:themeColor="text1"/>
            <w:sz w:val="24"/>
            <w:szCs w:val="24"/>
          </w:rPr>
          <w:t>virtual</w:t>
        </w:r>
        <w:r w:rsidRPr="00C90A7A">
          <w:rPr>
            <w:rFonts w:ascii="Times New Roman" w:eastAsia="Times New Roman" w:hAnsi="Times New Roman" w:cs="Times New Roman"/>
            <w:color w:val="000000" w:themeColor="text1"/>
            <w:sz w:val="24"/>
            <w:szCs w:val="24"/>
          </w:rPr>
          <w:t xml:space="preserve"> and </w:t>
        </w:r>
        <w:proofErr w:type="gramStart"/>
        <w:r w:rsidRPr="00C90A7A">
          <w:rPr>
            <w:rFonts w:ascii="Times New Roman" w:eastAsia="Times New Roman" w:hAnsi="Times New Roman" w:cs="Times New Roman"/>
            <w:b/>
            <w:bCs/>
            <w:color w:val="000000" w:themeColor="text1"/>
            <w:sz w:val="24"/>
            <w:szCs w:val="24"/>
          </w:rPr>
          <w:t xml:space="preserve">overrides </w:t>
        </w:r>
        <w:r w:rsidRPr="00C90A7A">
          <w:rPr>
            <w:rFonts w:ascii="Times New Roman" w:eastAsia="Times New Roman" w:hAnsi="Times New Roman" w:cs="Times New Roman"/>
            <w:color w:val="000000" w:themeColor="text1"/>
            <w:sz w:val="24"/>
            <w:szCs w:val="24"/>
          </w:rPr>
          <w:t>.</w:t>
        </w:r>
        <w:proofErr w:type="gram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For more information visit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"http://www.codeproject.com/KB/cs/cs_methodoverride.aspx" \t "_blank"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http://www.codeproject.com/KB/cs/cs_methodoverride.aspx</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32"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33" w:author="Unknown"/>
          <w:rFonts w:ascii="Times New Roman" w:eastAsia="Times New Roman" w:hAnsi="Times New Roman" w:cs="Times New Roman"/>
          <w:color w:val="000000" w:themeColor="text1"/>
          <w:sz w:val="24"/>
          <w:szCs w:val="24"/>
          <w:u w:val="single"/>
        </w:rPr>
      </w:pPr>
      <w:ins w:id="134"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"http://www.dotnetfunda.com/interview/exam488-what-is-method-overloading.aspx" \o "What is Method overloading?"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35" w:author="Unknown"/>
          <w:rFonts w:ascii="Times New Roman" w:eastAsia="Times New Roman" w:hAnsi="Times New Roman" w:cs="Times New Roman"/>
          <w:b/>
          <w:bCs/>
          <w:color w:val="000000" w:themeColor="text1"/>
          <w:sz w:val="36"/>
          <w:szCs w:val="36"/>
        </w:rPr>
      </w:pPr>
      <w:ins w:id="136" w:author="Unknown">
        <w:r w:rsidRPr="00C90A7A">
          <w:rPr>
            <w:rFonts w:ascii="Times New Roman" w:eastAsia="Times New Roman" w:hAnsi="Times New Roman" w:cs="Times New Roman"/>
            <w:b/>
            <w:bCs/>
            <w:color w:val="000000" w:themeColor="text1"/>
            <w:sz w:val="36"/>
            <w:szCs w:val="36"/>
            <w:u w:val="single"/>
          </w:rPr>
          <w:lastRenderedPageBreak/>
          <w:t>What is Method overloading?</w:t>
        </w:r>
      </w:ins>
    </w:p>
    <w:p w:rsidR="00C90A7A" w:rsidRPr="00C90A7A" w:rsidRDefault="00C90A7A" w:rsidP="00C90A7A">
      <w:pPr>
        <w:spacing w:after="0" w:line="240" w:lineRule="auto"/>
        <w:rPr>
          <w:ins w:id="137" w:author="Unknown"/>
          <w:rFonts w:ascii="Times New Roman" w:eastAsia="Times New Roman" w:hAnsi="Times New Roman" w:cs="Times New Roman"/>
          <w:color w:val="000000" w:themeColor="text1"/>
          <w:sz w:val="24"/>
          <w:szCs w:val="24"/>
        </w:rPr>
      </w:pPr>
      <w:ins w:id="138"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"http://www.dotnetfunda.com/profile/babu_akkandi.aspx"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Babu_akkandi</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39" w:author="Unknown"/>
          <w:rFonts w:ascii="Times New Roman" w:eastAsia="Times New Roman" w:hAnsi="Times New Roman" w:cs="Times New Roman"/>
          <w:color w:val="000000" w:themeColor="text1"/>
          <w:sz w:val="24"/>
          <w:szCs w:val="24"/>
        </w:rPr>
      </w:pPr>
      <w:ins w:id="140" w:author="Unknown">
        <w:r w:rsidRPr="00C90A7A">
          <w:rPr>
            <w:rFonts w:ascii="Times New Roman" w:eastAsia="Times New Roman" w:hAnsi="Times New Roman" w:cs="Times New Roman"/>
            <w:color w:val="000000" w:themeColor="text1"/>
            <w:sz w:val="24"/>
            <w:szCs w:val="24"/>
          </w:rPr>
          <w:t>Method overloading occurs when a class contains two methods with the same name, but different signatures.</w:t>
        </w:r>
      </w:ins>
    </w:p>
    <w:p w:rsidR="00C90A7A" w:rsidRPr="00C90A7A" w:rsidRDefault="00C90A7A" w:rsidP="00C90A7A">
      <w:pPr>
        <w:spacing w:after="0" w:line="240" w:lineRule="auto"/>
        <w:rPr>
          <w:ins w:id="141"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42" w:author="Unknown"/>
          <w:rFonts w:ascii="Times New Roman" w:eastAsia="Times New Roman" w:hAnsi="Times New Roman" w:cs="Times New Roman"/>
          <w:color w:val="000000" w:themeColor="text1"/>
          <w:sz w:val="24"/>
          <w:szCs w:val="24"/>
          <w:u w:val="single"/>
        </w:rPr>
      </w:pPr>
      <w:ins w:id="143"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"http://www.dotnetfunda.com/interview/exam489-what-is-method-overriding-how-to-override-a-function-in-csharp.aspx" \o "What is Method Overriding? How to override a function in C#?"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44" w:author="Unknown"/>
          <w:rFonts w:ascii="Times New Roman" w:eastAsia="Times New Roman" w:hAnsi="Times New Roman" w:cs="Times New Roman"/>
          <w:b/>
          <w:bCs/>
          <w:color w:val="000000" w:themeColor="text1"/>
          <w:sz w:val="36"/>
          <w:szCs w:val="36"/>
        </w:rPr>
      </w:pPr>
      <w:ins w:id="145" w:author="Unknown">
        <w:r w:rsidRPr="00C90A7A">
          <w:rPr>
            <w:rFonts w:ascii="Times New Roman" w:eastAsia="Times New Roman" w:hAnsi="Times New Roman" w:cs="Times New Roman"/>
            <w:b/>
            <w:bCs/>
            <w:color w:val="000000" w:themeColor="text1"/>
            <w:sz w:val="36"/>
            <w:szCs w:val="36"/>
            <w:u w:val="single"/>
          </w:rPr>
          <w:t>What is Method Overriding? How to override a function in C#?</w:t>
        </w:r>
      </w:ins>
    </w:p>
    <w:p w:rsidR="00C90A7A" w:rsidRPr="00C90A7A" w:rsidRDefault="00C90A7A" w:rsidP="00C90A7A">
      <w:pPr>
        <w:spacing w:after="0" w:line="240" w:lineRule="auto"/>
        <w:rPr>
          <w:ins w:id="146" w:author="Unknown"/>
          <w:rFonts w:ascii="Times New Roman" w:eastAsia="Times New Roman" w:hAnsi="Times New Roman" w:cs="Times New Roman"/>
          <w:color w:val="000000" w:themeColor="text1"/>
          <w:sz w:val="24"/>
          <w:szCs w:val="24"/>
        </w:rPr>
      </w:pPr>
      <w:ins w:id="147"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"http://www.dotnetfunda.com/profile/babu_akkandi.aspx"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Babu_akkandi</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48" w:author="Unknown"/>
          <w:rFonts w:ascii="Times New Roman" w:eastAsia="Times New Roman" w:hAnsi="Times New Roman" w:cs="Times New Roman"/>
          <w:color w:val="000000" w:themeColor="text1"/>
          <w:sz w:val="24"/>
          <w:szCs w:val="24"/>
        </w:rPr>
      </w:pPr>
      <w:ins w:id="149" w:author="Unknown">
        <w:r w:rsidRPr="00C90A7A">
          <w:rPr>
            <w:rFonts w:ascii="Times New Roman" w:eastAsia="Times New Roman" w:hAnsi="Times New Roman" w:cs="Times New Roman"/>
            <w:color w:val="000000" w:themeColor="text1"/>
            <w:sz w:val="24"/>
            <w:szCs w:val="24"/>
          </w:rPr>
          <w:t xml:space="preserve">Use the override modifier to modify a method, a property, an indexer, or an event. An override method provides a new implementation of a member inherited from a base class. The method overridden by an override declaration is known as the overridden base method. The overridden base method must have the same signature as the override method.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You cannot override a non-virtual or static method. The overridden base method must be virtual, abstract, or override.</w:t>
        </w:r>
      </w:ins>
    </w:p>
    <w:p w:rsidR="00C90A7A" w:rsidRPr="00C90A7A" w:rsidRDefault="00C90A7A" w:rsidP="00C90A7A">
      <w:pPr>
        <w:spacing w:after="0" w:line="240" w:lineRule="auto"/>
        <w:rPr>
          <w:ins w:id="150"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51" w:author="Unknown"/>
          <w:rFonts w:ascii="Times New Roman" w:eastAsia="Times New Roman" w:hAnsi="Times New Roman" w:cs="Times New Roman"/>
          <w:color w:val="000000" w:themeColor="text1"/>
          <w:sz w:val="24"/>
          <w:szCs w:val="24"/>
          <w:u w:val="single"/>
        </w:rPr>
      </w:pPr>
      <w:ins w:id="152"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"http://www.dotnetfunda.com/interview/exam490-can-we-call-a-base-class-method-without-creating-instance.aspx" \o "Can we call a base class method without creating instance?"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53" w:author="Unknown"/>
          <w:rFonts w:ascii="Times New Roman" w:eastAsia="Times New Roman" w:hAnsi="Times New Roman" w:cs="Times New Roman"/>
          <w:b/>
          <w:bCs/>
          <w:color w:val="000000" w:themeColor="text1"/>
          <w:sz w:val="36"/>
          <w:szCs w:val="36"/>
        </w:rPr>
      </w:pPr>
      <w:ins w:id="154" w:author="Unknown">
        <w:r w:rsidRPr="00C90A7A">
          <w:rPr>
            <w:rFonts w:ascii="Times New Roman" w:eastAsia="Times New Roman" w:hAnsi="Times New Roman" w:cs="Times New Roman"/>
            <w:b/>
            <w:bCs/>
            <w:color w:val="000000" w:themeColor="text1"/>
            <w:sz w:val="36"/>
            <w:szCs w:val="36"/>
            <w:u w:val="single"/>
          </w:rPr>
          <w:t>Can we call a base class method without creating instance?</w:t>
        </w:r>
      </w:ins>
    </w:p>
    <w:p w:rsidR="00C90A7A" w:rsidRPr="00C90A7A" w:rsidRDefault="00C90A7A" w:rsidP="00C90A7A">
      <w:pPr>
        <w:spacing w:after="0" w:line="240" w:lineRule="auto"/>
        <w:rPr>
          <w:ins w:id="155" w:author="Unknown"/>
          <w:rFonts w:ascii="Times New Roman" w:eastAsia="Times New Roman" w:hAnsi="Times New Roman" w:cs="Times New Roman"/>
          <w:color w:val="000000" w:themeColor="text1"/>
          <w:sz w:val="24"/>
          <w:szCs w:val="24"/>
        </w:rPr>
      </w:pPr>
      <w:ins w:id="156"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"http://www.dotnetfunda.com/profile/babu_akkandi.aspx"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Babu_akkandi</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57" w:author="Unknown"/>
          <w:rFonts w:ascii="Times New Roman" w:eastAsia="Times New Roman" w:hAnsi="Times New Roman" w:cs="Times New Roman"/>
          <w:color w:val="000000" w:themeColor="text1"/>
          <w:sz w:val="24"/>
          <w:szCs w:val="24"/>
        </w:rPr>
      </w:pPr>
      <w:ins w:id="158" w:author="Unknown">
        <w:r w:rsidRPr="00C90A7A">
          <w:rPr>
            <w:rFonts w:ascii="Times New Roman" w:eastAsia="Times New Roman" w:hAnsi="Times New Roman" w:cs="Times New Roman"/>
            <w:color w:val="000000" w:themeColor="text1"/>
            <w:sz w:val="24"/>
            <w:szCs w:val="24"/>
          </w:rPr>
          <w:t xml:space="preserve">Yep. </w:t>
        </w:r>
        <w:proofErr w:type="gramStart"/>
        <w:r w:rsidRPr="00C90A7A">
          <w:rPr>
            <w:rFonts w:ascii="Times New Roman" w:eastAsia="Times New Roman" w:hAnsi="Times New Roman" w:cs="Times New Roman"/>
            <w:color w:val="000000" w:themeColor="text1"/>
            <w:sz w:val="24"/>
            <w:szCs w:val="24"/>
          </w:rPr>
          <w:t>But ..</w:t>
        </w:r>
        <w:proofErr w:type="gram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 Its possible </w:t>
        </w:r>
        <w:proofErr w:type="gramStart"/>
        <w:r w:rsidRPr="00C90A7A">
          <w:rPr>
            <w:rFonts w:ascii="Times New Roman" w:eastAsia="Times New Roman" w:hAnsi="Times New Roman" w:cs="Times New Roman"/>
            <w:color w:val="000000" w:themeColor="text1"/>
            <w:sz w:val="24"/>
            <w:szCs w:val="24"/>
          </w:rPr>
          <w:t>If</w:t>
        </w:r>
        <w:proofErr w:type="gramEnd"/>
        <w:r w:rsidRPr="00C90A7A">
          <w:rPr>
            <w:rFonts w:ascii="Times New Roman" w:eastAsia="Times New Roman" w:hAnsi="Times New Roman" w:cs="Times New Roman"/>
            <w:color w:val="000000" w:themeColor="text1"/>
            <w:sz w:val="24"/>
            <w:szCs w:val="24"/>
          </w:rPr>
          <w:t xml:space="preserve"> </w:t>
        </w:r>
        <w:proofErr w:type="spellStart"/>
        <w:r w:rsidRPr="00C90A7A">
          <w:rPr>
            <w:rFonts w:ascii="Times New Roman" w:eastAsia="Times New Roman" w:hAnsi="Times New Roman" w:cs="Times New Roman"/>
            <w:color w:val="000000" w:themeColor="text1"/>
            <w:sz w:val="24"/>
            <w:szCs w:val="24"/>
          </w:rPr>
          <w:t>its</w:t>
        </w:r>
        <w:proofErr w:type="spellEnd"/>
        <w:r w:rsidRPr="00C90A7A">
          <w:rPr>
            <w:rFonts w:ascii="Times New Roman" w:eastAsia="Times New Roman" w:hAnsi="Times New Roman" w:cs="Times New Roman"/>
            <w:color w:val="000000" w:themeColor="text1"/>
            <w:sz w:val="24"/>
            <w:szCs w:val="24"/>
          </w:rPr>
          <w:t xml:space="preserve"> a static method.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 Its possible by inheriting from that class also.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Its possible from derived classes using base keyword.</w:t>
        </w:r>
      </w:ins>
    </w:p>
    <w:p w:rsidR="00C90A7A" w:rsidRPr="00C90A7A" w:rsidRDefault="00C90A7A" w:rsidP="00C90A7A">
      <w:pPr>
        <w:spacing w:after="0" w:line="240" w:lineRule="auto"/>
        <w:rPr>
          <w:ins w:id="159"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60" w:author="Unknown"/>
          <w:rFonts w:ascii="Times New Roman" w:eastAsia="Times New Roman" w:hAnsi="Times New Roman" w:cs="Times New Roman"/>
          <w:color w:val="000000" w:themeColor="text1"/>
          <w:sz w:val="24"/>
          <w:szCs w:val="24"/>
          <w:u w:val="single"/>
        </w:rPr>
      </w:pPr>
      <w:ins w:id="161"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"http://www.dotnetfunda.com/interview/exam491-in-which-cases-you-use-override-and-new-base.aspx" \o "In which cases you use override and new base?"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62" w:author="Unknown"/>
          <w:rFonts w:ascii="Times New Roman" w:eastAsia="Times New Roman" w:hAnsi="Times New Roman" w:cs="Times New Roman"/>
          <w:b/>
          <w:bCs/>
          <w:color w:val="000000" w:themeColor="text1"/>
          <w:sz w:val="36"/>
          <w:szCs w:val="36"/>
        </w:rPr>
      </w:pPr>
      <w:ins w:id="163" w:author="Unknown">
        <w:r w:rsidRPr="00C90A7A">
          <w:rPr>
            <w:rFonts w:ascii="Times New Roman" w:eastAsia="Times New Roman" w:hAnsi="Times New Roman" w:cs="Times New Roman"/>
            <w:b/>
            <w:bCs/>
            <w:color w:val="000000" w:themeColor="text1"/>
            <w:sz w:val="36"/>
            <w:szCs w:val="36"/>
            <w:u w:val="single"/>
          </w:rPr>
          <w:t>In which cases you use override and new base?</w:t>
        </w:r>
      </w:ins>
    </w:p>
    <w:p w:rsidR="00C90A7A" w:rsidRPr="00C90A7A" w:rsidRDefault="00C90A7A" w:rsidP="00C90A7A">
      <w:pPr>
        <w:spacing w:after="0" w:line="240" w:lineRule="auto"/>
        <w:rPr>
          <w:ins w:id="164" w:author="Unknown"/>
          <w:rFonts w:ascii="Times New Roman" w:eastAsia="Times New Roman" w:hAnsi="Times New Roman" w:cs="Times New Roman"/>
          <w:color w:val="000000" w:themeColor="text1"/>
          <w:sz w:val="24"/>
          <w:szCs w:val="24"/>
        </w:rPr>
      </w:pPr>
      <w:ins w:id="165"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"http://www.dotnetfunda.com/profile/babu_akkandi.aspx"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Babu_akkandi</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166" w:author="Unknown"/>
          <w:rFonts w:ascii="Times New Roman" w:eastAsia="Times New Roman" w:hAnsi="Times New Roman" w:cs="Times New Roman"/>
          <w:color w:val="000000" w:themeColor="text1"/>
          <w:sz w:val="24"/>
          <w:szCs w:val="24"/>
        </w:rPr>
      </w:pPr>
      <w:ins w:id="167" w:author="Unknown">
        <w:r w:rsidRPr="00C90A7A">
          <w:rPr>
            <w:rFonts w:ascii="Times New Roman" w:eastAsia="Times New Roman" w:hAnsi="Times New Roman" w:cs="Times New Roman"/>
            <w:color w:val="000000" w:themeColor="text1"/>
            <w:sz w:val="24"/>
            <w:szCs w:val="24"/>
          </w:rPr>
          <w:lastRenderedPageBreak/>
          <w:t>Use the new modifier to explicitly hide a member inherited from a base class. To hide an inherited member, declare it in the derived class using the same name, and modify it with the new modifier.</w:t>
        </w:r>
      </w:ins>
    </w:p>
    <w:p w:rsidR="00C90A7A" w:rsidRPr="00C90A7A" w:rsidRDefault="00C90A7A" w:rsidP="00C90A7A">
      <w:pPr>
        <w:spacing w:after="0" w:line="240" w:lineRule="auto"/>
        <w:rPr>
          <w:ins w:id="168"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169" w:author="Unknown"/>
          <w:rFonts w:ascii="Times New Roman" w:eastAsia="Times New Roman" w:hAnsi="Times New Roman" w:cs="Times New Roman"/>
          <w:color w:val="000000" w:themeColor="text1"/>
          <w:sz w:val="24"/>
          <w:szCs w:val="24"/>
          <w:u w:val="single"/>
        </w:rPr>
      </w:pPr>
      <w:ins w:id="170"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"http://www.dotnetfunda.com/interview/exam647-difference-between-new-and-override-keyword.aspx" \o "Difference between new and override keyword?"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171" w:author="Unknown"/>
          <w:rFonts w:ascii="Times New Roman" w:eastAsia="Times New Roman" w:hAnsi="Times New Roman" w:cs="Times New Roman"/>
          <w:b/>
          <w:bCs/>
          <w:color w:val="000000" w:themeColor="text1"/>
          <w:sz w:val="36"/>
          <w:szCs w:val="36"/>
        </w:rPr>
      </w:pPr>
      <w:ins w:id="172" w:author="Unknown">
        <w:r w:rsidRPr="00C90A7A">
          <w:rPr>
            <w:rFonts w:ascii="Times New Roman" w:eastAsia="Times New Roman" w:hAnsi="Times New Roman" w:cs="Times New Roman"/>
            <w:b/>
            <w:bCs/>
            <w:color w:val="000000" w:themeColor="text1"/>
            <w:sz w:val="36"/>
            <w:szCs w:val="36"/>
            <w:u w:val="single"/>
          </w:rPr>
          <w:t>Difference between new and override keyword?</w:t>
        </w:r>
      </w:ins>
    </w:p>
    <w:p w:rsidR="00C90A7A" w:rsidRPr="00C90A7A" w:rsidRDefault="00C90A7A" w:rsidP="00C90A7A">
      <w:pPr>
        <w:spacing w:after="0" w:line="240" w:lineRule="auto"/>
        <w:rPr>
          <w:ins w:id="173" w:author="Unknown"/>
          <w:rFonts w:ascii="Times New Roman" w:eastAsia="Times New Roman" w:hAnsi="Times New Roman" w:cs="Times New Roman"/>
          <w:color w:val="000000" w:themeColor="text1"/>
          <w:sz w:val="24"/>
          <w:szCs w:val="24"/>
        </w:rPr>
      </w:pPr>
      <w:ins w:id="174"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"http://www.dotnetfunda.com/profile/virendradugar.aspx"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Virendradugar</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240" w:line="240" w:lineRule="auto"/>
        <w:rPr>
          <w:ins w:id="175" w:author="Unknown"/>
          <w:rFonts w:ascii="Times New Roman" w:eastAsia="Times New Roman" w:hAnsi="Times New Roman" w:cs="Times New Roman"/>
          <w:color w:val="000000" w:themeColor="text1"/>
          <w:sz w:val="24"/>
          <w:szCs w:val="24"/>
        </w:rPr>
      </w:pPr>
      <w:ins w:id="176" w:author="Unknown">
        <w:r w:rsidRPr="00C90A7A">
          <w:rPr>
            <w:rFonts w:ascii="Times New Roman" w:eastAsia="Times New Roman" w:hAnsi="Times New Roman" w:cs="Times New Roman"/>
            <w:color w:val="000000" w:themeColor="text1"/>
            <w:sz w:val="24"/>
            <w:szCs w:val="24"/>
          </w:rPr>
          <w:t xml:space="preserve">Let me explain this through code.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7" w:author="Unknown"/>
          <w:rFonts w:ascii="Courier New" w:eastAsia="Times New Roman" w:hAnsi="Courier New" w:cs="Courier New"/>
          <w:color w:val="000000" w:themeColor="text1"/>
          <w:sz w:val="20"/>
          <w:szCs w:val="20"/>
        </w:rPr>
      </w:pPr>
      <w:proofErr w:type="gramStart"/>
      <w:ins w:id="178" w:author="Unknown">
        <w:r w:rsidRPr="00C90A7A">
          <w:rPr>
            <w:rFonts w:ascii="Courier New" w:eastAsia="Times New Roman" w:hAnsi="Courier New" w:cs="Courier New"/>
            <w:color w:val="000000" w:themeColor="text1"/>
            <w:sz w:val="20"/>
            <w:szCs w:val="20"/>
          </w:rPr>
          <w:t>using</w:t>
        </w:r>
        <w:proofErr w:type="gramEnd"/>
        <w:r w:rsidRPr="00C90A7A">
          <w:rPr>
            <w:rFonts w:ascii="Courier New" w:eastAsia="Times New Roman" w:hAnsi="Courier New" w:cs="Courier New"/>
            <w:color w:val="000000" w:themeColor="text1"/>
            <w:sz w:val="20"/>
            <w:szCs w:val="20"/>
          </w:rPr>
          <w:t xml:space="preserve"> System;</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9" w:author="Unknown"/>
          <w:rFonts w:ascii="Courier New" w:eastAsia="Times New Roman" w:hAnsi="Courier New" w:cs="Courier New"/>
          <w:color w:val="000000" w:themeColor="text1"/>
          <w:sz w:val="20"/>
          <w:szCs w:val="20"/>
        </w:rPr>
      </w:pPr>
      <w:ins w:id="180"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using</w:t>
        </w:r>
        <w:proofErr w:type="gram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System.Data</w:t>
        </w:r>
        <w:proofErr w:type="spell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1" w:author="Unknown"/>
          <w:rFonts w:ascii="Courier New" w:eastAsia="Times New Roman" w:hAnsi="Courier New" w:cs="Courier New"/>
          <w:color w:val="000000" w:themeColor="text1"/>
          <w:sz w:val="20"/>
          <w:szCs w:val="20"/>
        </w:rPr>
      </w:pPr>
      <w:ins w:id="182"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using</w:t>
        </w:r>
        <w:proofErr w:type="gram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System.Text</w:t>
        </w:r>
        <w:proofErr w:type="spell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3" w:author="Unknown"/>
          <w:rFonts w:ascii="Courier New" w:eastAsia="Times New Roman" w:hAnsi="Courier New" w:cs="Courier New"/>
          <w:color w:val="000000" w:themeColor="text1"/>
          <w:sz w:val="20"/>
          <w:szCs w:val="20"/>
        </w:rPr>
      </w:pPr>
      <w:ins w:id="184"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using</w:t>
        </w:r>
        <w:proofErr w:type="gram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System.Windows.Forms</w:t>
        </w:r>
        <w:proofErr w:type="spell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5" w:author="Unknown"/>
          <w:rFonts w:ascii="Courier New" w:eastAsia="Times New Roman" w:hAnsi="Courier New" w:cs="Courier New"/>
          <w:color w:val="000000" w:themeColor="text1"/>
          <w:sz w:val="20"/>
          <w:szCs w:val="20"/>
        </w:rPr>
      </w:pPr>
      <w:ins w:id="186"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7" w:author="Unknown"/>
          <w:rFonts w:ascii="Courier New" w:eastAsia="Times New Roman" w:hAnsi="Courier New" w:cs="Courier New"/>
          <w:color w:val="000000" w:themeColor="text1"/>
          <w:sz w:val="20"/>
          <w:szCs w:val="20"/>
        </w:rPr>
      </w:pPr>
      <w:ins w:id="188"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namespace</w:t>
        </w:r>
        <w:proofErr w:type="gram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BaseDerive</w:t>
        </w:r>
        <w:proofErr w:type="spellEnd"/>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9" w:author="Unknown"/>
          <w:rFonts w:ascii="Courier New" w:eastAsia="Times New Roman" w:hAnsi="Courier New" w:cs="Courier New"/>
          <w:color w:val="000000" w:themeColor="text1"/>
          <w:sz w:val="20"/>
          <w:szCs w:val="20"/>
        </w:rPr>
      </w:pPr>
      <w:ins w:id="190" w:author="Unknown">
        <w:r w:rsidRPr="00C90A7A">
          <w:rPr>
            <w:rFonts w:ascii="Courier New" w:eastAsia="Times New Roman" w:hAnsi="Courier New" w:cs="Courier New"/>
            <w:color w:val="000000" w:themeColor="text1"/>
            <w:sz w:val="20"/>
            <w:szCs w:val="20"/>
          </w:rPr>
          <w:b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1" w:author="Unknown"/>
          <w:rFonts w:ascii="Courier New" w:eastAsia="Times New Roman" w:hAnsi="Courier New" w:cs="Courier New"/>
          <w:color w:val="000000" w:themeColor="text1"/>
          <w:sz w:val="20"/>
          <w:szCs w:val="20"/>
        </w:rPr>
      </w:pPr>
      <w:ins w:id="192"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partial class Form1 : Form</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3" w:author="Unknown"/>
          <w:rFonts w:ascii="Courier New" w:eastAsia="Times New Roman" w:hAnsi="Courier New" w:cs="Courier New"/>
          <w:color w:val="000000" w:themeColor="text1"/>
          <w:sz w:val="20"/>
          <w:szCs w:val="20"/>
        </w:rPr>
      </w:pPr>
      <w:ins w:id="194"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5" w:author="Unknown"/>
          <w:rFonts w:ascii="Courier New" w:eastAsia="Times New Roman" w:hAnsi="Courier New" w:cs="Courier New"/>
          <w:color w:val="000000" w:themeColor="text1"/>
          <w:sz w:val="20"/>
          <w:szCs w:val="20"/>
        </w:rPr>
      </w:pPr>
      <w:ins w:id="196"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Form1()</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7" w:author="Unknown"/>
          <w:rFonts w:ascii="Courier New" w:eastAsia="Times New Roman" w:hAnsi="Courier New" w:cs="Courier New"/>
          <w:color w:val="000000" w:themeColor="text1"/>
          <w:sz w:val="20"/>
          <w:szCs w:val="20"/>
        </w:rPr>
      </w:pPr>
      <w:ins w:id="19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9" w:author="Unknown"/>
          <w:rFonts w:ascii="Courier New" w:eastAsia="Times New Roman" w:hAnsi="Courier New" w:cs="Courier New"/>
          <w:color w:val="000000" w:themeColor="text1"/>
          <w:sz w:val="20"/>
          <w:szCs w:val="20"/>
        </w:rPr>
      </w:pPr>
      <w:ins w:id="200"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InitializeComponent</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1" w:author="Unknown"/>
          <w:rFonts w:ascii="Courier New" w:eastAsia="Times New Roman" w:hAnsi="Courier New" w:cs="Courier New"/>
          <w:color w:val="000000" w:themeColor="text1"/>
          <w:sz w:val="20"/>
          <w:szCs w:val="20"/>
        </w:rPr>
      </w:pPr>
      <w:ins w:id="20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3" w:author="Unknown"/>
          <w:rFonts w:ascii="Courier New" w:eastAsia="Times New Roman" w:hAnsi="Courier New" w:cs="Courier New"/>
          <w:color w:val="000000" w:themeColor="text1"/>
          <w:sz w:val="20"/>
          <w:szCs w:val="20"/>
        </w:rPr>
      </w:pPr>
      <w:ins w:id="204"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5" w:author="Unknown"/>
          <w:rFonts w:ascii="Courier New" w:eastAsia="Times New Roman" w:hAnsi="Courier New" w:cs="Courier New"/>
          <w:color w:val="000000" w:themeColor="text1"/>
          <w:sz w:val="20"/>
          <w:szCs w:val="20"/>
        </w:rPr>
      </w:pPr>
      <w:ins w:id="206"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private</w:t>
        </w:r>
        <w:proofErr w:type="gramEnd"/>
        <w:r w:rsidRPr="00C90A7A">
          <w:rPr>
            <w:rFonts w:ascii="Courier New" w:eastAsia="Times New Roman" w:hAnsi="Courier New" w:cs="Courier New"/>
            <w:color w:val="000000" w:themeColor="text1"/>
            <w:sz w:val="20"/>
            <w:szCs w:val="20"/>
          </w:rPr>
          <w:t xml:space="preserve"> void Form1_Load(object sender, </w:t>
        </w:r>
        <w:proofErr w:type="spellStart"/>
        <w:r w:rsidRPr="00C90A7A">
          <w:rPr>
            <w:rFonts w:ascii="Courier New" w:eastAsia="Times New Roman" w:hAnsi="Courier New" w:cs="Courier New"/>
            <w:color w:val="000000" w:themeColor="text1"/>
            <w:sz w:val="20"/>
            <w:szCs w:val="20"/>
          </w:rPr>
          <w:t>EventArgs</w:t>
        </w:r>
        <w:proofErr w:type="spellEnd"/>
        <w:r w:rsidRPr="00C90A7A">
          <w:rPr>
            <w:rFonts w:ascii="Courier New" w:eastAsia="Times New Roman" w:hAnsi="Courier New" w:cs="Courier New"/>
            <w:color w:val="000000" w:themeColor="text1"/>
            <w:sz w:val="20"/>
            <w:szCs w:val="20"/>
          </w:rPr>
          <w:t xml:space="preserve"> e)</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7" w:author="Unknown"/>
          <w:rFonts w:ascii="Courier New" w:eastAsia="Times New Roman" w:hAnsi="Courier New" w:cs="Courier New"/>
          <w:color w:val="000000" w:themeColor="text1"/>
          <w:sz w:val="20"/>
          <w:szCs w:val="20"/>
        </w:rPr>
      </w:pPr>
      <w:ins w:id="20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9" w:author="Unknown"/>
          <w:rFonts w:ascii="Courier New" w:eastAsia="Times New Roman" w:hAnsi="Courier New" w:cs="Courier New"/>
          <w:color w:val="000000" w:themeColor="text1"/>
          <w:sz w:val="20"/>
          <w:szCs w:val="20"/>
        </w:rPr>
      </w:pPr>
      <w:ins w:id="210"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1" w:author="Unknown"/>
          <w:rFonts w:ascii="Courier New" w:eastAsia="Times New Roman" w:hAnsi="Courier New" w:cs="Courier New"/>
          <w:color w:val="000000" w:themeColor="text1"/>
          <w:sz w:val="20"/>
          <w:szCs w:val="20"/>
        </w:rPr>
      </w:pPr>
      <w:ins w:id="212" w:author="Unknown">
        <w:r w:rsidRPr="00C90A7A">
          <w:rPr>
            <w:rFonts w:ascii="Courier New" w:eastAsia="Times New Roman" w:hAnsi="Courier New" w:cs="Courier New"/>
            <w:color w:val="000000" w:themeColor="text1"/>
            <w:sz w:val="20"/>
            <w:szCs w:val="20"/>
          </w:rPr>
          <w:br/>
          <w:t xml:space="preserve">            </w:t>
        </w:r>
        <w:proofErr w:type="spellStart"/>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 xml:space="preserve"> b = new </w:t>
        </w:r>
        <w:proofErr w:type="spellStart"/>
        <w:proofErr w:type="gramStart"/>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3" w:author="Unknown"/>
          <w:rFonts w:ascii="Courier New" w:eastAsia="Times New Roman" w:hAnsi="Courier New" w:cs="Courier New"/>
          <w:color w:val="000000" w:themeColor="text1"/>
          <w:sz w:val="20"/>
          <w:szCs w:val="20"/>
        </w:rPr>
      </w:pPr>
      <w:ins w:id="214"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b.func1(</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5" w:author="Unknown"/>
          <w:rFonts w:ascii="Courier New" w:eastAsia="Times New Roman" w:hAnsi="Courier New" w:cs="Courier New"/>
          <w:color w:val="000000" w:themeColor="text1"/>
          <w:sz w:val="20"/>
          <w:szCs w:val="20"/>
        </w:rPr>
      </w:pPr>
      <w:ins w:id="216"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7" w:author="Unknown"/>
          <w:rFonts w:ascii="Courier New" w:eastAsia="Times New Roman" w:hAnsi="Courier New" w:cs="Courier New"/>
          <w:color w:val="000000" w:themeColor="text1"/>
          <w:sz w:val="20"/>
          <w:szCs w:val="20"/>
        </w:rPr>
      </w:pPr>
      <w:ins w:id="218" w:author="Unknown">
        <w:r w:rsidRPr="00C90A7A">
          <w:rPr>
            <w:rFonts w:ascii="Courier New" w:eastAsia="Times New Roman" w:hAnsi="Courier New" w:cs="Courier New"/>
            <w:color w:val="000000" w:themeColor="text1"/>
            <w:sz w:val="20"/>
            <w:szCs w:val="20"/>
          </w:rPr>
          <w:br/>
          <w:t xml:space="preserve">            </w:t>
        </w:r>
        <w:proofErr w:type="spell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 xml:space="preserve"> d = new </w:t>
        </w:r>
        <w:proofErr w:type="spellStart"/>
        <w:proofErr w:type="gram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9" w:author="Unknown"/>
          <w:rFonts w:ascii="Courier New" w:eastAsia="Times New Roman" w:hAnsi="Courier New" w:cs="Courier New"/>
          <w:color w:val="000000" w:themeColor="text1"/>
          <w:sz w:val="20"/>
          <w:szCs w:val="20"/>
        </w:rPr>
      </w:pPr>
      <w:ins w:id="220" w:author="Unknown">
        <w:r w:rsidRPr="00C90A7A">
          <w:rPr>
            <w:rFonts w:ascii="Courier New" w:eastAsia="Times New Roman" w:hAnsi="Courier New" w:cs="Courier New"/>
            <w:color w:val="000000" w:themeColor="text1"/>
            <w:sz w:val="20"/>
            <w:szCs w:val="20"/>
          </w:rPr>
          <w:lastRenderedPageBreak/>
          <w:br/>
          <w:t xml:space="preserve">            </w:t>
        </w:r>
        <w:proofErr w:type="gramStart"/>
        <w:r w:rsidRPr="00C90A7A">
          <w:rPr>
            <w:rFonts w:ascii="Courier New" w:eastAsia="Times New Roman" w:hAnsi="Courier New" w:cs="Courier New"/>
            <w:color w:val="000000" w:themeColor="text1"/>
            <w:sz w:val="20"/>
            <w:szCs w:val="20"/>
          </w:rPr>
          <w:t>d.func1(</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1" w:author="Unknown"/>
          <w:rFonts w:ascii="Courier New" w:eastAsia="Times New Roman" w:hAnsi="Courier New" w:cs="Courier New"/>
          <w:color w:val="000000" w:themeColor="text1"/>
          <w:sz w:val="20"/>
          <w:szCs w:val="20"/>
        </w:rPr>
      </w:pPr>
      <w:ins w:id="222"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3" w:author="Unknown"/>
          <w:rFonts w:ascii="Courier New" w:eastAsia="Times New Roman" w:hAnsi="Courier New" w:cs="Courier New"/>
          <w:color w:val="000000" w:themeColor="text1"/>
          <w:sz w:val="20"/>
          <w:szCs w:val="20"/>
        </w:rPr>
      </w:pPr>
      <w:ins w:id="224" w:author="Unknown">
        <w:r w:rsidRPr="00C90A7A">
          <w:rPr>
            <w:rFonts w:ascii="Courier New" w:eastAsia="Times New Roman" w:hAnsi="Courier New" w:cs="Courier New"/>
            <w:color w:val="000000" w:themeColor="text1"/>
            <w:sz w:val="20"/>
            <w:szCs w:val="20"/>
          </w:rPr>
          <w:br/>
          <w:t xml:space="preserve">            //Calls Base class function 1 as new keyword is used.</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5" w:author="Unknown"/>
          <w:rFonts w:ascii="Courier New" w:eastAsia="Times New Roman" w:hAnsi="Courier New" w:cs="Courier New"/>
          <w:color w:val="000000" w:themeColor="text1"/>
          <w:sz w:val="20"/>
          <w:szCs w:val="20"/>
        </w:rPr>
      </w:pPr>
      <w:ins w:id="226" w:author="Unknown">
        <w:r w:rsidRPr="00C90A7A">
          <w:rPr>
            <w:rFonts w:ascii="Courier New" w:eastAsia="Times New Roman" w:hAnsi="Courier New" w:cs="Courier New"/>
            <w:color w:val="000000" w:themeColor="text1"/>
            <w:sz w:val="20"/>
            <w:szCs w:val="20"/>
          </w:rPr>
          <w:br/>
          <w:t xml:space="preserve">            </w:t>
        </w:r>
        <w:proofErr w:type="spellStart"/>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bd</w:t>
        </w:r>
        <w:proofErr w:type="spellEnd"/>
        <w:r w:rsidRPr="00C90A7A">
          <w:rPr>
            <w:rFonts w:ascii="Courier New" w:eastAsia="Times New Roman" w:hAnsi="Courier New" w:cs="Courier New"/>
            <w:color w:val="000000" w:themeColor="text1"/>
            <w:sz w:val="20"/>
            <w:szCs w:val="20"/>
          </w:rPr>
          <w:t xml:space="preserve"> = new </w:t>
        </w:r>
        <w:proofErr w:type="spellStart"/>
        <w:proofErr w:type="gram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7" w:author="Unknown"/>
          <w:rFonts w:ascii="Courier New" w:eastAsia="Times New Roman" w:hAnsi="Courier New" w:cs="Courier New"/>
          <w:color w:val="000000" w:themeColor="text1"/>
          <w:sz w:val="20"/>
          <w:szCs w:val="20"/>
        </w:rPr>
      </w:pPr>
      <w:ins w:id="228"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bd.func1(</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9" w:author="Unknown"/>
          <w:rFonts w:ascii="Courier New" w:eastAsia="Times New Roman" w:hAnsi="Courier New" w:cs="Courier New"/>
          <w:color w:val="000000" w:themeColor="text1"/>
          <w:sz w:val="20"/>
          <w:szCs w:val="20"/>
        </w:rPr>
      </w:pPr>
      <w:ins w:id="230"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1" w:author="Unknown"/>
          <w:rFonts w:ascii="Courier New" w:eastAsia="Times New Roman" w:hAnsi="Courier New" w:cs="Courier New"/>
          <w:color w:val="000000" w:themeColor="text1"/>
          <w:sz w:val="20"/>
          <w:szCs w:val="20"/>
        </w:rPr>
      </w:pPr>
      <w:ins w:id="232" w:author="Unknown">
        <w:r w:rsidRPr="00C90A7A">
          <w:rPr>
            <w:rFonts w:ascii="Courier New" w:eastAsia="Times New Roman" w:hAnsi="Courier New" w:cs="Courier New"/>
            <w:color w:val="000000" w:themeColor="text1"/>
            <w:sz w:val="20"/>
            <w:szCs w:val="20"/>
          </w:rPr>
          <w:br/>
          <w:t xml:space="preserve">            //Calls Derived class function 2 as override keyword is used.</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3" w:author="Unknown"/>
          <w:rFonts w:ascii="Courier New" w:eastAsia="Times New Roman" w:hAnsi="Courier New" w:cs="Courier New"/>
          <w:color w:val="000000" w:themeColor="text1"/>
          <w:sz w:val="20"/>
          <w:szCs w:val="20"/>
        </w:rPr>
      </w:pPr>
      <w:ins w:id="234" w:author="Unknown">
        <w:r w:rsidRPr="00C90A7A">
          <w:rPr>
            <w:rFonts w:ascii="Courier New" w:eastAsia="Times New Roman" w:hAnsi="Courier New" w:cs="Courier New"/>
            <w:color w:val="000000" w:themeColor="text1"/>
            <w:sz w:val="20"/>
            <w:szCs w:val="20"/>
          </w:rPr>
          <w:br/>
          <w:t xml:space="preserve">            </w:t>
        </w:r>
        <w:proofErr w:type="spellStart"/>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 xml:space="preserve"> bd2 = new </w:t>
        </w:r>
        <w:proofErr w:type="spellStart"/>
        <w:proofErr w:type="gram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5" w:author="Unknown"/>
          <w:rFonts w:ascii="Courier New" w:eastAsia="Times New Roman" w:hAnsi="Courier New" w:cs="Courier New"/>
          <w:color w:val="000000" w:themeColor="text1"/>
          <w:sz w:val="20"/>
          <w:szCs w:val="20"/>
        </w:rPr>
      </w:pPr>
      <w:ins w:id="236"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bd2.func2(</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7" w:author="Unknown"/>
          <w:rFonts w:ascii="Courier New" w:eastAsia="Times New Roman" w:hAnsi="Courier New" w:cs="Courier New"/>
          <w:color w:val="000000" w:themeColor="text1"/>
          <w:sz w:val="20"/>
          <w:szCs w:val="20"/>
        </w:rPr>
      </w:pPr>
      <w:ins w:id="238"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9" w:author="Unknown"/>
          <w:rFonts w:ascii="Courier New" w:eastAsia="Times New Roman" w:hAnsi="Courier New" w:cs="Courier New"/>
          <w:color w:val="000000" w:themeColor="text1"/>
          <w:sz w:val="20"/>
          <w:szCs w:val="20"/>
        </w:rPr>
      </w:pPr>
      <w:ins w:id="240"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1" w:author="Unknown"/>
          <w:rFonts w:ascii="Courier New" w:eastAsia="Times New Roman" w:hAnsi="Courier New" w:cs="Courier New"/>
          <w:color w:val="000000" w:themeColor="text1"/>
          <w:sz w:val="20"/>
          <w:szCs w:val="20"/>
        </w:rPr>
      </w:pPr>
      <w:ins w:id="24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3" w:author="Unknown"/>
          <w:rFonts w:ascii="Courier New" w:eastAsia="Times New Roman" w:hAnsi="Courier New" w:cs="Courier New"/>
          <w:color w:val="000000" w:themeColor="text1"/>
          <w:sz w:val="20"/>
          <w:szCs w:val="20"/>
        </w:rPr>
      </w:pPr>
      <w:ins w:id="244"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 w:author="Unknown"/>
          <w:rFonts w:ascii="Courier New" w:eastAsia="Times New Roman" w:hAnsi="Courier New" w:cs="Courier New"/>
          <w:color w:val="000000" w:themeColor="text1"/>
          <w:sz w:val="20"/>
          <w:szCs w:val="20"/>
        </w:rPr>
      </w:pPr>
      <w:ins w:id="246"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class </w:t>
        </w:r>
        <w:proofErr w:type="spellStart"/>
        <w:r w:rsidRPr="00C90A7A">
          <w:rPr>
            <w:rFonts w:ascii="Courier New" w:eastAsia="Times New Roman" w:hAnsi="Courier New" w:cs="Courier New"/>
            <w:color w:val="000000" w:themeColor="text1"/>
            <w:sz w:val="20"/>
            <w:szCs w:val="20"/>
          </w:rPr>
          <w:t>BaseClass</w:t>
        </w:r>
        <w:proofErr w:type="spellEnd"/>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7" w:author="Unknown"/>
          <w:rFonts w:ascii="Courier New" w:eastAsia="Times New Roman" w:hAnsi="Courier New" w:cs="Courier New"/>
          <w:color w:val="000000" w:themeColor="text1"/>
          <w:sz w:val="20"/>
          <w:szCs w:val="20"/>
        </w:rPr>
      </w:pPr>
      <w:ins w:id="24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9" w:author="Unknown"/>
          <w:rFonts w:ascii="Courier New" w:eastAsia="Times New Roman" w:hAnsi="Courier New" w:cs="Courier New"/>
          <w:color w:val="000000" w:themeColor="text1"/>
          <w:sz w:val="20"/>
          <w:szCs w:val="20"/>
        </w:rPr>
      </w:pPr>
      <w:ins w:id="250"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virtual void func1()</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1" w:author="Unknown"/>
          <w:rFonts w:ascii="Courier New" w:eastAsia="Times New Roman" w:hAnsi="Courier New" w:cs="Courier New"/>
          <w:color w:val="000000" w:themeColor="text1"/>
          <w:sz w:val="20"/>
          <w:szCs w:val="20"/>
        </w:rPr>
      </w:pPr>
      <w:ins w:id="25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3" w:author="Unknown"/>
          <w:rFonts w:ascii="Courier New" w:eastAsia="Times New Roman" w:hAnsi="Courier New" w:cs="Courier New"/>
          <w:color w:val="000000" w:themeColor="text1"/>
          <w:sz w:val="20"/>
          <w:szCs w:val="20"/>
        </w:rPr>
      </w:pPr>
      <w:ins w:id="254"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MessageBox.Show</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"Base Class function 1.");</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5" w:author="Unknown"/>
          <w:rFonts w:ascii="Courier New" w:eastAsia="Times New Roman" w:hAnsi="Courier New" w:cs="Courier New"/>
          <w:color w:val="000000" w:themeColor="text1"/>
          <w:sz w:val="20"/>
          <w:szCs w:val="20"/>
        </w:rPr>
      </w:pPr>
      <w:ins w:id="256"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7" w:author="Unknown"/>
          <w:rFonts w:ascii="Courier New" w:eastAsia="Times New Roman" w:hAnsi="Courier New" w:cs="Courier New"/>
          <w:color w:val="000000" w:themeColor="text1"/>
          <w:sz w:val="20"/>
          <w:szCs w:val="20"/>
        </w:rPr>
      </w:pPr>
      <w:ins w:id="258"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9" w:author="Unknown"/>
          <w:rFonts w:ascii="Courier New" w:eastAsia="Times New Roman" w:hAnsi="Courier New" w:cs="Courier New"/>
          <w:color w:val="000000" w:themeColor="text1"/>
          <w:sz w:val="20"/>
          <w:szCs w:val="20"/>
        </w:rPr>
      </w:pPr>
      <w:ins w:id="260"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virtual void func2()</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1" w:author="Unknown"/>
          <w:rFonts w:ascii="Courier New" w:eastAsia="Times New Roman" w:hAnsi="Courier New" w:cs="Courier New"/>
          <w:color w:val="000000" w:themeColor="text1"/>
          <w:sz w:val="20"/>
          <w:szCs w:val="20"/>
        </w:rPr>
      </w:pPr>
      <w:ins w:id="26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3" w:author="Unknown"/>
          <w:rFonts w:ascii="Courier New" w:eastAsia="Times New Roman" w:hAnsi="Courier New" w:cs="Courier New"/>
          <w:color w:val="000000" w:themeColor="text1"/>
          <w:sz w:val="20"/>
          <w:szCs w:val="20"/>
        </w:rPr>
      </w:pPr>
      <w:ins w:id="264"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MessageBox.Show</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"Base Class function 2.");</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5" w:author="Unknown"/>
          <w:rFonts w:ascii="Courier New" w:eastAsia="Times New Roman" w:hAnsi="Courier New" w:cs="Courier New"/>
          <w:color w:val="000000" w:themeColor="text1"/>
          <w:sz w:val="20"/>
          <w:szCs w:val="20"/>
        </w:rPr>
      </w:pPr>
      <w:ins w:id="266"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7" w:author="Unknown"/>
          <w:rFonts w:ascii="Courier New" w:eastAsia="Times New Roman" w:hAnsi="Courier New" w:cs="Courier New"/>
          <w:color w:val="000000" w:themeColor="text1"/>
          <w:sz w:val="20"/>
          <w:szCs w:val="20"/>
        </w:rPr>
      </w:pPr>
      <w:ins w:id="268"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9" w:author="Unknown"/>
          <w:rFonts w:ascii="Courier New" w:eastAsia="Times New Roman" w:hAnsi="Courier New" w:cs="Courier New"/>
          <w:color w:val="000000" w:themeColor="text1"/>
          <w:sz w:val="20"/>
          <w:szCs w:val="20"/>
        </w:rPr>
      </w:pPr>
      <w:ins w:id="270"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void func3()</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1" w:author="Unknown"/>
          <w:rFonts w:ascii="Courier New" w:eastAsia="Times New Roman" w:hAnsi="Courier New" w:cs="Courier New"/>
          <w:color w:val="000000" w:themeColor="text1"/>
          <w:sz w:val="20"/>
          <w:szCs w:val="20"/>
        </w:rPr>
      </w:pPr>
      <w:ins w:id="27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3" w:author="Unknown"/>
          <w:rFonts w:ascii="Courier New" w:eastAsia="Times New Roman" w:hAnsi="Courier New" w:cs="Courier New"/>
          <w:color w:val="000000" w:themeColor="text1"/>
          <w:sz w:val="20"/>
          <w:szCs w:val="20"/>
        </w:rPr>
      </w:pPr>
      <w:ins w:id="274"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MessageBox.Show</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"Base Class function 3.");</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5" w:author="Unknown"/>
          <w:rFonts w:ascii="Courier New" w:eastAsia="Times New Roman" w:hAnsi="Courier New" w:cs="Courier New"/>
          <w:color w:val="000000" w:themeColor="text1"/>
          <w:sz w:val="20"/>
          <w:szCs w:val="20"/>
        </w:rPr>
      </w:pPr>
      <w:ins w:id="276" w:author="Unknown">
        <w:r w:rsidRPr="00C90A7A">
          <w:rPr>
            <w:rFonts w:ascii="Courier New" w:eastAsia="Times New Roman" w:hAnsi="Courier New" w:cs="Courier New"/>
            <w:color w:val="000000" w:themeColor="text1"/>
            <w:sz w:val="20"/>
            <w:szCs w:val="20"/>
          </w:rPr>
          <w:lastRenderedPageBreak/>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7" w:author="Unknown"/>
          <w:rFonts w:ascii="Courier New" w:eastAsia="Times New Roman" w:hAnsi="Courier New" w:cs="Courier New"/>
          <w:color w:val="000000" w:themeColor="text1"/>
          <w:sz w:val="20"/>
          <w:szCs w:val="20"/>
        </w:rPr>
      </w:pPr>
      <w:ins w:id="27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9" w:author="Unknown"/>
          <w:rFonts w:ascii="Courier New" w:eastAsia="Times New Roman" w:hAnsi="Courier New" w:cs="Courier New"/>
          <w:color w:val="000000" w:themeColor="text1"/>
          <w:sz w:val="20"/>
          <w:szCs w:val="20"/>
        </w:rPr>
      </w:pPr>
      <w:ins w:id="280"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1" w:author="Unknown"/>
          <w:rFonts w:ascii="Courier New" w:eastAsia="Times New Roman" w:hAnsi="Courier New" w:cs="Courier New"/>
          <w:color w:val="000000" w:themeColor="text1"/>
          <w:sz w:val="20"/>
          <w:szCs w:val="20"/>
        </w:rPr>
      </w:pPr>
      <w:ins w:id="282"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class </w:t>
        </w:r>
        <w:proofErr w:type="spell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 xml:space="preserve"> : </w:t>
        </w:r>
        <w:proofErr w:type="spellStart"/>
        <w:r w:rsidRPr="00C90A7A">
          <w:rPr>
            <w:rFonts w:ascii="Courier New" w:eastAsia="Times New Roman" w:hAnsi="Courier New" w:cs="Courier New"/>
            <w:color w:val="000000" w:themeColor="text1"/>
            <w:sz w:val="20"/>
            <w:szCs w:val="20"/>
          </w:rPr>
          <w:t>BaseClass</w:t>
        </w:r>
        <w:proofErr w:type="spellEnd"/>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3" w:author="Unknown"/>
          <w:rFonts w:ascii="Courier New" w:eastAsia="Times New Roman" w:hAnsi="Courier New" w:cs="Courier New"/>
          <w:color w:val="000000" w:themeColor="text1"/>
          <w:sz w:val="20"/>
          <w:szCs w:val="20"/>
        </w:rPr>
      </w:pPr>
      <w:ins w:id="284"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5" w:author="Unknown"/>
          <w:rFonts w:ascii="Courier New" w:eastAsia="Times New Roman" w:hAnsi="Courier New" w:cs="Courier New"/>
          <w:color w:val="000000" w:themeColor="text1"/>
          <w:sz w:val="20"/>
          <w:szCs w:val="20"/>
        </w:rPr>
      </w:pPr>
      <w:ins w:id="286"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new void func1()</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7" w:author="Unknown"/>
          <w:rFonts w:ascii="Courier New" w:eastAsia="Times New Roman" w:hAnsi="Courier New" w:cs="Courier New"/>
          <w:color w:val="000000" w:themeColor="text1"/>
          <w:sz w:val="20"/>
          <w:szCs w:val="20"/>
        </w:rPr>
      </w:pPr>
      <w:ins w:id="28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9" w:author="Unknown"/>
          <w:rFonts w:ascii="Courier New" w:eastAsia="Times New Roman" w:hAnsi="Courier New" w:cs="Courier New"/>
          <w:color w:val="000000" w:themeColor="text1"/>
          <w:sz w:val="20"/>
          <w:szCs w:val="20"/>
        </w:rPr>
      </w:pPr>
      <w:ins w:id="290"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MessageBox.Show</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proofErr w:type="spellStart"/>
        <w:r w:rsidRPr="00C90A7A">
          <w:rPr>
            <w:rFonts w:ascii="Courier New" w:eastAsia="Times New Roman" w:hAnsi="Courier New" w:cs="Courier New"/>
            <w:color w:val="000000" w:themeColor="text1"/>
            <w:sz w:val="20"/>
            <w:szCs w:val="20"/>
          </w:rPr>
          <w:t>Derieve</w:t>
        </w:r>
        <w:proofErr w:type="spellEnd"/>
        <w:r w:rsidRPr="00C90A7A">
          <w:rPr>
            <w:rFonts w:ascii="Courier New" w:eastAsia="Times New Roman" w:hAnsi="Courier New" w:cs="Courier New"/>
            <w:color w:val="000000" w:themeColor="text1"/>
            <w:sz w:val="20"/>
            <w:szCs w:val="20"/>
          </w:rPr>
          <w:t xml:space="preserve"> Class </w:t>
        </w:r>
        <w:proofErr w:type="spellStart"/>
        <w:r w:rsidRPr="00C90A7A">
          <w:rPr>
            <w:rFonts w:ascii="Courier New" w:eastAsia="Times New Roman" w:hAnsi="Courier New" w:cs="Courier New"/>
            <w:color w:val="000000" w:themeColor="text1"/>
            <w:sz w:val="20"/>
            <w:szCs w:val="20"/>
          </w:rPr>
          <w:t>fuction</w:t>
        </w:r>
        <w:proofErr w:type="spellEnd"/>
        <w:r w:rsidRPr="00C90A7A">
          <w:rPr>
            <w:rFonts w:ascii="Courier New" w:eastAsia="Times New Roman" w:hAnsi="Courier New" w:cs="Courier New"/>
            <w:color w:val="000000" w:themeColor="text1"/>
            <w:sz w:val="20"/>
            <w:szCs w:val="20"/>
          </w:rPr>
          <w:t xml:space="preserve"> 1 used new keyword");</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1" w:author="Unknown"/>
          <w:rFonts w:ascii="Courier New" w:eastAsia="Times New Roman" w:hAnsi="Courier New" w:cs="Courier New"/>
          <w:color w:val="000000" w:themeColor="text1"/>
          <w:sz w:val="20"/>
          <w:szCs w:val="20"/>
        </w:rPr>
      </w:pPr>
      <w:ins w:id="29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3" w:author="Unknown"/>
          <w:rFonts w:ascii="Courier New" w:eastAsia="Times New Roman" w:hAnsi="Courier New" w:cs="Courier New"/>
          <w:color w:val="000000" w:themeColor="text1"/>
          <w:sz w:val="20"/>
          <w:szCs w:val="20"/>
        </w:rPr>
      </w:pPr>
      <w:ins w:id="294"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5" w:author="Unknown"/>
          <w:rFonts w:ascii="Courier New" w:eastAsia="Times New Roman" w:hAnsi="Courier New" w:cs="Courier New"/>
          <w:color w:val="000000" w:themeColor="text1"/>
          <w:sz w:val="20"/>
          <w:szCs w:val="20"/>
        </w:rPr>
      </w:pPr>
      <w:ins w:id="296" w:author="Unknown">
        <w:r w:rsidRPr="00C90A7A">
          <w:rPr>
            <w:rFonts w:ascii="Courier New" w:eastAsia="Times New Roman" w:hAnsi="Courier New" w:cs="Courier New"/>
            <w:color w:val="000000" w:themeColor="text1"/>
            <w:sz w:val="20"/>
            <w:szCs w:val="20"/>
          </w:rPr>
          <w:br/>
          <w:t xml:space="preserve">        </w:t>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override void func2()</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7" w:author="Unknown"/>
          <w:rFonts w:ascii="Courier New" w:eastAsia="Times New Roman" w:hAnsi="Courier New" w:cs="Courier New"/>
          <w:color w:val="000000" w:themeColor="text1"/>
          <w:sz w:val="20"/>
          <w:szCs w:val="20"/>
        </w:rPr>
      </w:pPr>
      <w:ins w:id="29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9" w:author="Unknown"/>
          <w:rFonts w:ascii="Courier New" w:eastAsia="Times New Roman" w:hAnsi="Courier New" w:cs="Courier New"/>
          <w:color w:val="000000" w:themeColor="text1"/>
          <w:sz w:val="20"/>
          <w:szCs w:val="20"/>
        </w:rPr>
      </w:pPr>
      <w:ins w:id="300"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MessageBox.Show</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proofErr w:type="spellStart"/>
        <w:r w:rsidRPr="00C90A7A">
          <w:rPr>
            <w:rFonts w:ascii="Courier New" w:eastAsia="Times New Roman" w:hAnsi="Courier New" w:cs="Courier New"/>
            <w:color w:val="000000" w:themeColor="text1"/>
            <w:sz w:val="20"/>
            <w:szCs w:val="20"/>
          </w:rPr>
          <w:t>Derieve</w:t>
        </w:r>
        <w:proofErr w:type="spellEnd"/>
        <w:r w:rsidRPr="00C90A7A">
          <w:rPr>
            <w:rFonts w:ascii="Courier New" w:eastAsia="Times New Roman" w:hAnsi="Courier New" w:cs="Courier New"/>
            <w:color w:val="000000" w:themeColor="text1"/>
            <w:sz w:val="20"/>
            <w:szCs w:val="20"/>
          </w:rPr>
          <w:t xml:space="preserve"> Class </w:t>
        </w:r>
        <w:proofErr w:type="spellStart"/>
        <w:r w:rsidRPr="00C90A7A">
          <w:rPr>
            <w:rFonts w:ascii="Courier New" w:eastAsia="Times New Roman" w:hAnsi="Courier New" w:cs="Courier New"/>
            <w:color w:val="000000" w:themeColor="text1"/>
            <w:sz w:val="20"/>
            <w:szCs w:val="20"/>
          </w:rPr>
          <w:t>fuction</w:t>
        </w:r>
        <w:proofErr w:type="spellEnd"/>
        <w:r w:rsidRPr="00C90A7A">
          <w:rPr>
            <w:rFonts w:ascii="Courier New" w:eastAsia="Times New Roman" w:hAnsi="Courier New" w:cs="Courier New"/>
            <w:color w:val="000000" w:themeColor="text1"/>
            <w:sz w:val="20"/>
            <w:szCs w:val="20"/>
          </w:rPr>
          <w:t xml:space="preserve"> 2 used override keyword");</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1" w:author="Unknown"/>
          <w:rFonts w:ascii="Courier New" w:eastAsia="Times New Roman" w:hAnsi="Courier New" w:cs="Courier New"/>
          <w:color w:val="000000" w:themeColor="text1"/>
          <w:sz w:val="20"/>
          <w:szCs w:val="20"/>
        </w:rPr>
      </w:pPr>
      <w:ins w:id="30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3" w:author="Unknown"/>
          <w:rFonts w:ascii="Courier New" w:eastAsia="Times New Roman" w:hAnsi="Courier New" w:cs="Courier New"/>
          <w:color w:val="000000" w:themeColor="text1"/>
          <w:sz w:val="20"/>
          <w:szCs w:val="20"/>
        </w:rPr>
      </w:pPr>
      <w:ins w:id="304"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5" w:author="Unknown"/>
          <w:rFonts w:ascii="Courier New" w:eastAsia="Times New Roman" w:hAnsi="Courier New" w:cs="Courier New"/>
          <w:color w:val="000000" w:themeColor="text1"/>
          <w:sz w:val="20"/>
          <w:szCs w:val="20"/>
        </w:rPr>
      </w:pPr>
      <w:ins w:id="306"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public</w:t>
        </w:r>
        <w:proofErr w:type="gramEnd"/>
        <w:r w:rsidRPr="00C90A7A">
          <w:rPr>
            <w:rFonts w:ascii="Courier New" w:eastAsia="Times New Roman" w:hAnsi="Courier New" w:cs="Courier New"/>
            <w:color w:val="000000" w:themeColor="text1"/>
            <w:sz w:val="20"/>
            <w:szCs w:val="20"/>
          </w:rPr>
          <w:t xml:space="preserve"> void func3()</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7" w:author="Unknown"/>
          <w:rFonts w:ascii="Courier New" w:eastAsia="Times New Roman" w:hAnsi="Courier New" w:cs="Courier New"/>
          <w:color w:val="000000" w:themeColor="text1"/>
          <w:sz w:val="20"/>
          <w:szCs w:val="20"/>
        </w:rPr>
      </w:pPr>
      <w:ins w:id="308"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9" w:author="Unknown"/>
          <w:rFonts w:ascii="Courier New" w:eastAsia="Times New Roman" w:hAnsi="Courier New" w:cs="Courier New"/>
          <w:color w:val="000000" w:themeColor="text1"/>
          <w:sz w:val="20"/>
          <w:szCs w:val="20"/>
        </w:rPr>
      </w:pPr>
      <w:ins w:id="310" w:author="Unknown">
        <w:r w:rsidRPr="00C90A7A">
          <w:rPr>
            <w:rFonts w:ascii="Courier New" w:eastAsia="Times New Roman" w:hAnsi="Courier New" w:cs="Courier New"/>
            <w:color w:val="000000" w:themeColor="text1"/>
            <w:sz w:val="20"/>
            <w:szCs w:val="20"/>
          </w:rPr>
          <w:br/>
          <w:t xml:space="preserve">            </w:t>
        </w:r>
        <w:proofErr w:type="spellStart"/>
        <w:proofErr w:type="gramStart"/>
        <w:r w:rsidRPr="00C90A7A">
          <w:rPr>
            <w:rFonts w:ascii="Courier New" w:eastAsia="Times New Roman" w:hAnsi="Courier New" w:cs="Courier New"/>
            <w:color w:val="000000" w:themeColor="text1"/>
            <w:sz w:val="20"/>
            <w:szCs w:val="20"/>
          </w:rPr>
          <w:t>MessageBox.Show</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proofErr w:type="spellStart"/>
        <w:r w:rsidRPr="00C90A7A">
          <w:rPr>
            <w:rFonts w:ascii="Courier New" w:eastAsia="Times New Roman" w:hAnsi="Courier New" w:cs="Courier New"/>
            <w:color w:val="000000" w:themeColor="text1"/>
            <w:sz w:val="20"/>
            <w:szCs w:val="20"/>
          </w:rPr>
          <w:t>Derieve</w:t>
        </w:r>
        <w:proofErr w:type="spellEnd"/>
        <w:r w:rsidRPr="00C90A7A">
          <w:rPr>
            <w:rFonts w:ascii="Courier New" w:eastAsia="Times New Roman" w:hAnsi="Courier New" w:cs="Courier New"/>
            <w:color w:val="000000" w:themeColor="text1"/>
            <w:sz w:val="20"/>
            <w:szCs w:val="20"/>
          </w:rPr>
          <w:t xml:space="preserve"> Class </w:t>
        </w:r>
        <w:proofErr w:type="spellStart"/>
        <w:r w:rsidRPr="00C90A7A">
          <w:rPr>
            <w:rFonts w:ascii="Courier New" w:eastAsia="Times New Roman" w:hAnsi="Courier New" w:cs="Courier New"/>
            <w:color w:val="000000" w:themeColor="text1"/>
            <w:sz w:val="20"/>
            <w:szCs w:val="20"/>
          </w:rPr>
          <w:t>fuction</w:t>
        </w:r>
        <w:proofErr w:type="spellEnd"/>
        <w:r w:rsidRPr="00C90A7A">
          <w:rPr>
            <w:rFonts w:ascii="Courier New" w:eastAsia="Times New Roman" w:hAnsi="Courier New" w:cs="Courier New"/>
            <w:color w:val="000000" w:themeColor="text1"/>
            <w:sz w:val="20"/>
            <w:szCs w:val="20"/>
          </w:rPr>
          <w:t xml:space="preserve"> 3 used override keyword");</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1" w:author="Unknown"/>
          <w:rFonts w:ascii="Courier New" w:eastAsia="Times New Roman" w:hAnsi="Courier New" w:cs="Courier New"/>
          <w:color w:val="000000" w:themeColor="text1"/>
          <w:sz w:val="20"/>
          <w:szCs w:val="20"/>
        </w:rPr>
      </w:pPr>
      <w:ins w:id="312"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3" w:author="Unknown"/>
          <w:rFonts w:ascii="Courier New" w:eastAsia="Times New Roman" w:hAnsi="Courier New" w:cs="Courier New"/>
          <w:color w:val="000000" w:themeColor="text1"/>
          <w:sz w:val="20"/>
          <w:szCs w:val="20"/>
        </w:rPr>
      </w:pPr>
      <w:ins w:id="314" w:author="Unknown">
        <w:r w:rsidRPr="00C90A7A">
          <w:rPr>
            <w:rFonts w:ascii="Courier New" w:eastAsia="Times New Roman" w:hAnsi="Courier New" w:cs="Courier New"/>
            <w:color w:val="000000" w:themeColor="text1"/>
            <w:sz w:val="20"/>
            <w:szCs w:val="20"/>
          </w:rPr>
          <w:br/>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5" w:author="Unknown"/>
          <w:rFonts w:ascii="Courier New" w:eastAsia="Times New Roman" w:hAnsi="Courier New" w:cs="Courier New"/>
          <w:color w:val="000000" w:themeColor="text1"/>
          <w:sz w:val="20"/>
          <w:szCs w:val="20"/>
        </w:rPr>
      </w:pPr>
      <w:ins w:id="316" w:author="Unknown">
        <w:r w:rsidRPr="00C90A7A">
          <w:rPr>
            <w:rFonts w:ascii="Courier New" w:eastAsia="Times New Roman" w:hAnsi="Courier New" w:cs="Courier New"/>
            <w:color w:val="000000" w:themeColor="text1"/>
            <w:sz w:val="20"/>
            <w:szCs w:val="20"/>
          </w:rPr>
          <w:b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7" w:author="Unknown"/>
          <w:rFonts w:ascii="Courier New" w:eastAsia="Times New Roman" w:hAnsi="Courier New" w:cs="Courier New"/>
          <w:color w:val="000000" w:themeColor="text1"/>
          <w:sz w:val="20"/>
          <w:szCs w:val="20"/>
        </w:rPr>
      </w:pPr>
      <w:ins w:id="318" w:author="Unknown">
        <w:r w:rsidRPr="00C90A7A">
          <w:rPr>
            <w:rFonts w:ascii="Courier New" w:eastAsia="Times New Roman" w:hAnsi="Courier New" w:cs="Courier New"/>
            <w:color w:val="000000" w:themeColor="text1"/>
            <w:sz w:val="20"/>
            <w:szCs w:val="20"/>
          </w:rPr>
          <w:br/>
          <w:t>}</w:t>
        </w:r>
      </w:ins>
    </w:p>
    <w:p w:rsidR="00C90A7A" w:rsidRPr="00C90A7A" w:rsidRDefault="00C90A7A" w:rsidP="00C90A7A">
      <w:pPr>
        <w:spacing w:after="240" w:line="240" w:lineRule="auto"/>
        <w:rPr>
          <w:ins w:id="319" w:author="Unknown"/>
          <w:rFonts w:ascii="Times New Roman" w:eastAsia="Times New Roman" w:hAnsi="Times New Roman" w:cs="Times New Roman"/>
          <w:color w:val="000000" w:themeColor="text1"/>
          <w:sz w:val="24"/>
          <w:szCs w:val="24"/>
        </w:rPr>
      </w:pPr>
      <w:ins w:id="320" w:author="Unknown">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This is a window application so all the code for calling the function through objects is written in </w:t>
        </w:r>
        <w:proofErr w:type="spellStart"/>
        <w:r w:rsidRPr="00C90A7A">
          <w:rPr>
            <w:rFonts w:ascii="Times New Roman" w:eastAsia="Times New Roman" w:hAnsi="Times New Roman" w:cs="Times New Roman"/>
            <w:color w:val="000000" w:themeColor="text1"/>
            <w:sz w:val="24"/>
            <w:szCs w:val="24"/>
          </w:rPr>
          <w:t>Form_Load</w:t>
        </w:r>
        <w:proofErr w:type="spellEnd"/>
        <w:r w:rsidRPr="00C90A7A">
          <w:rPr>
            <w:rFonts w:ascii="Times New Roman" w:eastAsia="Times New Roman" w:hAnsi="Times New Roman" w:cs="Times New Roman"/>
            <w:color w:val="000000" w:themeColor="text1"/>
            <w:sz w:val="24"/>
            <w:szCs w:val="24"/>
          </w:rPr>
          <w:t xml:space="preserve"> event. </w:t>
        </w:r>
        <w:r w:rsidRPr="00C90A7A">
          <w:rPr>
            <w:rFonts w:ascii="Times New Roman" w:eastAsia="Times New Roman" w:hAnsi="Times New Roman" w:cs="Times New Roman"/>
            <w:color w:val="000000" w:themeColor="text1"/>
            <w:sz w:val="24"/>
            <w:szCs w:val="24"/>
          </w:rPr>
          <w:br/>
          <w:t xml:space="preserve">As seen in above code, I have declared 2 classes. One works as a Base class and second is a </w:t>
        </w:r>
        <w:proofErr w:type="spellStart"/>
        <w:r w:rsidRPr="00C90A7A">
          <w:rPr>
            <w:rFonts w:ascii="Times New Roman" w:eastAsia="Times New Roman" w:hAnsi="Times New Roman" w:cs="Times New Roman"/>
            <w:color w:val="000000" w:themeColor="text1"/>
            <w:sz w:val="24"/>
            <w:szCs w:val="24"/>
          </w:rPr>
          <w:t>derieve</w:t>
        </w:r>
        <w:proofErr w:type="spellEnd"/>
        <w:r w:rsidRPr="00C90A7A">
          <w:rPr>
            <w:rFonts w:ascii="Times New Roman" w:eastAsia="Times New Roman" w:hAnsi="Times New Roman" w:cs="Times New Roman"/>
            <w:color w:val="000000" w:themeColor="text1"/>
            <w:sz w:val="24"/>
            <w:szCs w:val="24"/>
          </w:rPr>
          <w:t xml:space="preserve"> class derived from base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Now the difference is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lastRenderedPageBreak/>
          <w:t xml:space="preserve">new: hides the base class function. </w:t>
        </w:r>
        <w:r w:rsidRPr="00C90A7A">
          <w:rPr>
            <w:rFonts w:ascii="Times New Roman" w:eastAsia="Times New Roman" w:hAnsi="Times New Roman" w:cs="Times New Roman"/>
            <w:b/>
            <w:bCs/>
            <w:color w:val="000000" w:themeColor="text1"/>
            <w:sz w:val="24"/>
            <w:szCs w:val="24"/>
          </w:rPr>
          <w:br/>
          <w:t>Override: overrides the base class function.</w:t>
        </w:r>
        <w:r w:rsidRPr="00C90A7A">
          <w:rPr>
            <w:rFonts w:ascii="Times New Roman" w:eastAsia="Times New Roman" w:hAnsi="Times New Roman" w:cs="Times New Roman"/>
            <w:color w:val="000000" w:themeColor="text1"/>
            <w:sz w:val="24"/>
            <w:szCs w:val="24"/>
          </w:rP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1" w:author="Unknown"/>
          <w:rFonts w:ascii="Courier New" w:eastAsia="Times New Roman" w:hAnsi="Courier New" w:cs="Courier New"/>
          <w:color w:val="000000" w:themeColor="text1"/>
          <w:sz w:val="20"/>
          <w:szCs w:val="20"/>
        </w:rPr>
      </w:pPr>
      <w:proofErr w:type="spellStart"/>
      <w:ins w:id="322" w:author="Unknown">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objB</w:t>
        </w:r>
        <w:proofErr w:type="spellEnd"/>
        <w:r w:rsidRPr="00C90A7A">
          <w:rPr>
            <w:rFonts w:ascii="Courier New" w:eastAsia="Times New Roman" w:hAnsi="Courier New" w:cs="Courier New"/>
            <w:color w:val="000000" w:themeColor="text1"/>
            <w:sz w:val="20"/>
            <w:szCs w:val="20"/>
          </w:rPr>
          <w:t xml:space="preserve"> = new </w:t>
        </w:r>
        <w:proofErr w:type="spellStart"/>
        <w:proofErr w:type="gram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w:t>
        </w:r>
      </w:ins>
    </w:p>
    <w:p w:rsidR="00C90A7A" w:rsidRPr="00C90A7A" w:rsidRDefault="00C90A7A" w:rsidP="00C90A7A">
      <w:pPr>
        <w:spacing w:after="240" w:line="240" w:lineRule="auto"/>
        <w:rPr>
          <w:ins w:id="323" w:author="Unknown"/>
          <w:rFonts w:ascii="Times New Roman" w:eastAsia="Times New Roman" w:hAnsi="Times New Roman" w:cs="Times New Roman"/>
          <w:color w:val="000000" w:themeColor="text1"/>
          <w:sz w:val="24"/>
          <w:szCs w:val="24"/>
        </w:rPr>
      </w:pPr>
      <w:ins w:id="324" w:author="Unknown">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If we create object like above notation and make a call to any function which exists in base class and derive class both, then it will always make a call to function of base class. If we have </w:t>
        </w:r>
        <w:proofErr w:type="spellStart"/>
        <w:r w:rsidRPr="00C90A7A">
          <w:rPr>
            <w:rFonts w:ascii="Times New Roman" w:eastAsia="Times New Roman" w:hAnsi="Times New Roman" w:cs="Times New Roman"/>
            <w:color w:val="000000" w:themeColor="text1"/>
            <w:sz w:val="24"/>
            <w:szCs w:val="24"/>
          </w:rPr>
          <w:t>overidden</w:t>
        </w:r>
        <w:proofErr w:type="spellEnd"/>
        <w:r w:rsidRPr="00C90A7A">
          <w:rPr>
            <w:rFonts w:ascii="Times New Roman" w:eastAsia="Times New Roman" w:hAnsi="Times New Roman" w:cs="Times New Roman"/>
            <w:color w:val="000000" w:themeColor="text1"/>
            <w:sz w:val="24"/>
            <w:szCs w:val="24"/>
          </w:rPr>
          <w:t xml:space="preserve"> the method in derive class then it </w:t>
        </w:r>
        <w:proofErr w:type="spellStart"/>
        <w:r w:rsidRPr="00C90A7A">
          <w:rPr>
            <w:rFonts w:ascii="Times New Roman" w:eastAsia="Times New Roman" w:hAnsi="Times New Roman" w:cs="Times New Roman"/>
            <w:color w:val="000000" w:themeColor="text1"/>
            <w:sz w:val="24"/>
            <w:szCs w:val="24"/>
          </w:rPr>
          <w:t>wlll</w:t>
        </w:r>
        <w:proofErr w:type="spellEnd"/>
        <w:r w:rsidRPr="00C90A7A">
          <w:rPr>
            <w:rFonts w:ascii="Times New Roman" w:eastAsia="Times New Roman" w:hAnsi="Times New Roman" w:cs="Times New Roman"/>
            <w:color w:val="000000" w:themeColor="text1"/>
            <w:sz w:val="24"/>
            <w:szCs w:val="24"/>
          </w:rPr>
          <w:t xml:space="preserve"> call the derive class function.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r>
        <w:proofErr w:type="gramStart"/>
        <w:r w:rsidRPr="00C90A7A">
          <w:rPr>
            <w:rFonts w:ascii="Times New Roman" w:eastAsia="Times New Roman" w:hAnsi="Times New Roman" w:cs="Times New Roman"/>
            <w:color w:val="000000" w:themeColor="text1"/>
            <w:sz w:val="24"/>
            <w:szCs w:val="24"/>
          </w:rPr>
          <w:t>For example…</w:t>
        </w:r>
        <w:proofErr w:type="gramEnd"/>
        <w:r w:rsidRPr="00C90A7A">
          <w:rPr>
            <w:rFonts w:ascii="Times New Roman" w:eastAsia="Times New Roman" w:hAnsi="Times New Roman" w:cs="Times New Roman"/>
            <w:color w:val="000000" w:themeColor="text1"/>
            <w:sz w:val="24"/>
            <w:szCs w:val="24"/>
          </w:rPr>
          <w:t xml:space="preserve">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5" w:author="Unknown"/>
          <w:rFonts w:ascii="Courier New" w:eastAsia="Times New Roman" w:hAnsi="Courier New" w:cs="Courier New"/>
          <w:color w:val="000000" w:themeColor="text1"/>
          <w:sz w:val="20"/>
          <w:szCs w:val="20"/>
        </w:rPr>
      </w:pPr>
      <w:proofErr w:type="gramStart"/>
      <w:ins w:id="326" w:author="Unknown">
        <w:r w:rsidRPr="00C90A7A">
          <w:rPr>
            <w:rFonts w:ascii="Courier New" w:eastAsia="Times New Roman" w:hAnsi="Courier New" w:cs="Courier New"/>
            <w:color w:val="000000" w:themeColor="text1"/>
            <w:sz w:val="20"/>
            <w:szCs w:val="20"/>
          </w:rPr>
          <w:t>objB.func1(</w:t>
        </w:r>
        <w:proofErr w:type="gramEnd"/>
        <w:r w:rsidRPr="00C90A7A">
          <w:rPr>
            <w:rFonts w:ascii="Courier New" w:eastAsia="Times New Roman" w:hAnsi="Courier New" w:cs="Courier New"/>
            <w:color w:val="000000" w:themeColor="text1"/>
            <w:sz w:val="20"/>
            <w:szCs w:val="20"/>
          </w:rPr>
          <w:t>); //Calls the base class function. (In case of new keyword)</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7" w:author="Unknown"/>
          <w:rFonts w:ascii="Courier New" w:eastAsia="Times New Roman" w:hAnsi="Courier New" w:cs="Courier New"/>
          <w:color w:val="000000" w:themeColor="text1"/>
          <w:sz w:val="20"/>
          <w:szCs w:val="20"/>
        </w:rPr>
      </w:pPr>
      <w:ins w:id="328"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objB.func2(</w:t>
        </w:r>
        <w:proofErr w:type="gramEnd"/>
        <w:r w:rsidRPr="00C90A7A">
          <w:rPr>
            <w:rFonts w:ascii="Courier New" w:eastAsia="Times New Roman" w:hAnsi="Courier New" w:cs="Courier New"/>
            <w:color w:val="000000" w:themeColor="text1"/>
            <w:sz w:val="20"/>
            <w:szCs w:val="20"/>
          </w:rPr>
          <w:t>); //Calls the derive class function. (Override)</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9" w:author="Unknown"/>
          <w:rFonts w:ascii="Courier New" w:eastAsia="Times New Roman" w:hAnsi="Courier New" w:cs="Courier New"/>
          <w:color w:val="000000" w:themeColor="text1"/>
          <w:sz w:val="20"/>
          <w:szCs w:val="20"/>
        </w:rPr>
      </w:pPr>
      <w:ins w:id="330" w:author="Unknown">
        <w:r w:rsidRPr="00C90A7A">
          <w:rPr>
            <w:rFonts w:ascii="Courier New" w:eastAsia="Times New Roman" w:hAnsi="Courier New" w:cs="Courier New"/>
            <w:color w:val="000000" w:themeColor="text1"/>
            <w:sz w:val="20"/>
            <w:szCs w:val="20"/>
          </w:rPr>
          <w:br/>
        </w:r>
        <w:proofErr w:type="gramStart"/>
        <w:r w:rsidRPr="00C90A7A">
          <w:rPr>
            <w:rFonts w:ascii="Courier New" w:eastAsia="Times New Roman" w:hAnsi="Courier New" w:cs="Courier New"/>
            <w:color w:val="000000" w:themeColor="text1"/>
            <w:sz w:val="20"/>
            <w:szCs w:val="20"/>
          </w:rPr>
          <w:t>objB.func3(</w:t>
        </w:r>
        <w:proofErr w:type="gramEnd"/>
        <w:r w:rsidRPr="00C90A7A">
          <w:rPr>
            <w:rFonts w:ascii="Courier New" w:eastAsia="Times New Roman" w:hAnsi="Courier New" w:cs="Courier New"/>
            <w:color w:val="000000" w:themeColor="text1"/>
            <w:sz w:val="20"/>
            <w:szCs w:val="20"/>
          </w:rPr>
          <w:t>); //Calls the base class function.(Same prototype in both the class.)</w:t>
        </w:r>
      </w:ins>
    </w:p>
    <w:p w:rsidR="00C90A7A" w:rsidRPr="00C90A7A" w:rsidRDefault="00C90A7A" w:rsidP="00C90A7A">
      <w:pPr>
        <w:spacing w:after="0" w:line="240" w:lineRule="auto"/>
        <w:rPr>
          <w:ins w:id="331" w:author="Unknown"/>
          <w:rFonts w:ascii="Times New Roman" w:eastAsia="Times New Roman" w:hAnsi="Times New Roman" w:cs="Times New Roman"/>
          <w:color w:val="000000" w:themeColor="text1"/>
          <w:sz w:val="24"/>
          <w:szCs w:val="24"/>
        </w:rPr>
      </w:pPr>
      <w:ins w:id="332" w:author="Unknown">
        <w:r w:rsidRPr="00C90A7A">
          <w:rPr>
            <w:rFonts w:ascii="Times New Roman" w:eastAsia="Times New Roman" w:hAnsi="Times New Roman" w:cs="Times New Roman"/>
            <w:color w:val="000000" w:themeColor="text1"/>
            <w:sz w:val="24"/>
            <w:szCs w:val="24"/>
          </w:rPr>
          <w:br/>
          <w:t xml:space="preserve">Note: </w:t>
        </w:r>
        <w:r w:rsidRPr="00C90A7A">
          <w:rPr>
            <w:rFonts w:ascii="Times New Roman" w:eastAsia="Times New Roman" w:hAnsi="Times New Roman" w:cs="Times New Roman"/>
            <w:color w:val="000000" w:themeColor="text1"/>
            <w:sz w:val="24"/>
            <w:szCs w:val="24"/>
          </w:rPr>
          <w:br/>
          <w:t xml:space="preserve">// </w:t>
        </w:r>
        <w:proofErr w:type="gramStart"/>
        <w:r w:rsidRPr="00C90A7A">
          <w:rPr>
            <w:rFonts w:ascii="Times New Roman" w:eastAsia="Times New Roman" w:hAnsi="Times New Roman" w:cs="Times New Roman"/>
            <w:color w:val="000000" w:themeColor="text1"/>
            <w:sz w:val="24"/>
            <w:szCs w:val="24"/>
          </w:rPr>
          <w:t>This</w:t>
        </w:r>
        <w:proofErr w:type="gramEnd"/>
        <w:r w:rsidRPr="00C90A7A">
          <w:rPr>
            <w:rFonts w:ascii="Times New Roman" w:eastAsia="Times New Roman" w:hAnsi="Times New Roman" w:cs="Times New Roman"/>
            <w:color w:val="000000" w:themeColor="text1"/>
            <w:sz w:val="24"/>
            <w:szCs w:val="24"/>
          </w:rPr>
          <w:t xml:space="preserve"> will throw a compile time error. (Casting is required.)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3" w:author="Unknown"/>
          <w:rFonts w:ascii="Courier New" w:eastAsia="Times New Roman" w:hAnsi="Courier New" w:cs="Courier New"/>
          <w:color w:val="000000" w:themeColor="text1"/>
          <w:sz w:val="20"/>
          <w:szCs w:val="20"/>
        </w:rPr>
      </w:pPr>
      <w:proofErr w:type="spellStart"/>
      <w:ins w:id="334" w:author="Unknown">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objB</w:t>
        </w:r>
        <w:proofErr w:type="spellEnd"/>
        <w:r w:rsidRPr="00C90A7A">
          <w:rPr>
            <w:rFonts w:ascii="Courier New" w:eastAsia="Times New Roman" w:hAnsi="Courier New" w:cs="Courier New"/>
            <w:color w:val="000000" w:themeColor="text1"/>
            <w:sz w:val="20"/>
            <w:szCs w:val="20"/>
          </w:rPr>
          <w:t xml:space="preserve"> = new </w:t>
        </w:r>
        <w:proofErr w:type="spellStart"/>
        <w:proofErr w:type="gramStart"/>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 xml:space="preserve">); </w:t>
        </w:r>
      </w:ins>
    </w:p>
    <w:p w:rsidR="00C90A7A" w:rsidRPr="00C90A7A" w:rsidRDefault="00C90A7A" w:rsidP="00C90A7A">
      <w:pPr>
        <w:spacing w:after="0" w:line="240" w:lineRule="auto"/>
        <w:rPr>
          <w:ins w:id="335" w:author="Unknown"/>
          <w:rFonts w:ascii="Times New Roman" w:eastAsia="Times New Roman" w:hAnsi="Times New Roman" w:cs="Times New Roman"/>
          <w:color w:val="000000" w:themeColor="text1"/>
          <w:sz w:val="24"/>
          <w:szCs w:val="24"/>
        </w:rPr>
      </w:pPr>
      <w:ins w:id="336" w:author="Unknown">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//This will throw run time error. (Unable to cast) </w:t>
        </w:r>
      </w:ins>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7" w:author="Unknown"/>
          <w:rFonts w:ascii="Courier New" w:eastAsia="Times New Roman" w:hAnsi="Courier New" w:cs="Courier New"/>
          <w:color w:val="000000" w:themeColor="text1"/>
          <w:sz w:val="20"/>
          <w:szCs w:val="20"/>
        </w:rPr>
      </w:pPr>
      <w:proofErr w:type="spellStart"/>
      <w:ins w:id="338" w:author="Unknown">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 xml:space="preserve"> </w:t>
        </w:r>
        <w:proofErr w:type="spellStart"/>
        <w:r w:rsidRPr="00C90A7A">
          <w:rPr>
            <w:rFonts w:ascii="Courier New" w:eastAsia="Times New Roman" w:hAnsi="Courier New" w:cs="Courier New"/>
            <w:color w:val="000000" w:themeColor="text1"/>
            <w:sz w:val="20"/>
            <w:szCs w:val="20"/>
          </w:rPr>
          <w:t>objB</w:t>
        </w:r>
        <w:proofErr w:type="spellEnd"/>
        <w:r w:rsidRPr="00C90A7A">
          <w:rPr>
            <w:rFonts w:ascii="Courier New" w:eastAsia="Times New Roman" w:hAnsi="Courier New" w:cs="Courier New"/>
            <w:color w:val="000000" w:themeColor="text1"/>
            <w:sz w:val="20"/>
            <w:szCs w:val="20"/>
          </w:rPr>
          <w:t xml:space="preserve"> = (</w:t>
        </w:r>
        <w:proofErr w:type="spellStart"/>
        <w:r w:rsidRPr="00C90A7A">
          <w:rPr>
            <w:rFonts w:ascii="Courier New" w:eastAsia="Times New Roman" w:hAnsi="Courier New" w:cs="Courier New"/>
            <w:color w:val="000000" w:themeColor="text1"/>
            <w:sz w:val="20"/>
            <w:szCs w:val="20"/>
          </w:rPr>
          <w:t>DeriveClass</w:t>
        </w:r>
        <w:proofErr w:type="spellEnd"/>
        <w:r w:rsidRPr="00C90A7A">
          <w:rPr>
            <w:rFonts w:ascii="Courier New" w:eastAsia="Times New Roman" w:hAnsi="Courier New" w:cs="Courier New"/>
            <w:color w:val="000000" w:themeColor="text1"/>
            <w:sz w:val="20"/>
            <w:szCs w:val="20"/>
          </w:rPr>
          <w:t xml:space="preserve">) new </w:t>
        </w:r>
        <w:proofErr w:type="spellStart"/>
        <w:proofErr w:type="gramStart"/>
        <w:r w:rsidRPr="00C90A7A">
          <w:rPr>
            <w:rFonts w:ascii="Courier New" w:eastAsia="Times New Roman" w:hAnsi="Courier New" w:cs="Courier New"/>
            <w:color w:val="000000" w:themeColor="text1"/>
            <w:sz w:val="20"/>
            <w:szCs w:val="20"/>
          </w:rPr>
          <w:t>BaseClass</w:t>
        </w:r>
        <w:proofErr w:type="spellEnd"/>
        <w:r w:rsidRPr="00C90A7A">
          <w:rPr>
            <w:rFonts w:ascii="Courier New" w:eastAsia="Times New Roman" w:hAnsi="Courier New" w:cs="Courier New"/>
            <w:color w:val="000000" w:themeColor="text1"/>
            <w:sz w:val="20"/>
            <w:szCs w:val="20"/>
          </w:rPr>
          <w:t>(</w:t>
        </w:r>
        <w:proofErr w:type="gramEnd"/>
        <w:r w:rsidRPr="00C90A7A">
          <w:rPr>
            <w:rFonts w:ascii="Courier New" w:eastAsia="Times New Roman" w:hAnsi="Courier New" w:cs="Courier New"/>
            <w:color w:val="000000" w:themeColor="text1"/>
            <w:sz w:val="20"/>
            <w:szCs w:val="20"/>
          </w:rPr>
          <w:t xml:space="preserve">); </w:t>
        </w:r>
      </w:ins>
    </w:p>
    <w:p w:rsidR="00C90A7A" w:rsidRPr="00C90A7A" w:rsidRDefault="00C90A7A" w:rsidP="00C90A7A">
      <w:pPr>
        <w:spacing w:after="0" w:line="240" w:lineRule="auto"/>
        <w:rPr>
          <w:ins w:id="339" w:author="Unknown"/>
          <w:rFonts w:ascii="Times New Roman" w:eastAsia="Times New Roman" w:hAnsi="Times New Roman" w:cs="Times New Roman"/>
          <w:color w:val="000000" w:themeColor="text1"/>
          <w:sz w:val="24"/>
          <w:szCs w:val="24"/>
        </w:rPr>
      </w:pPr>
      <w:ins w:id="340" w:author="Unknown">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Hope this helps!!!!!</w:t>
        </w:r>
      </w:ins>
    </w:p>
    <w:p w:rsidR="00000000" w:rsidRPr="00C90A7A" w:rsidRDefault="00C90A7A">
      <w:pPr>
        <w:rPr>
          <w:color w:val="000000" w:themeColor="text1"/>
        </w:rPr>
      </w:pPr>
    </w:p>
    <w:p w:rsidR="00C90A7A" w:rsidRPr="00C90A7A" w:rsidRDefault="00C90A7A">
      <w:pPr>
        <w:rPr>
          <w:color w:val="000000" w:themeColor="text1"/>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"http://www.dotnetfunda.com/interview/exam661-what-is-a-private-constructor-where-will-you-use-it.aspx" \o "What is a private constructor? Where will you use it?"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is a private constructor? Where will you use it?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8" w:history="1">
        <w:proofErr w:type="spellStart"/>
        <w:r w:rsidRPr="00C90A7A">
          <w:rPr>
            <w:rFonts w:ascii="Times New Roman" w:eastAsia="Times New Roman" w:hAnsi="Times New Roman" w:cs="Times New Roman"/>
            <w:color w:val="000000" w:themeColor="text1"/>
            <w:sz w:val="24"/>
            <w:szCs w:val="24"/>
            <w:u w:val="single"/>
          </w:rPr>
          <w:t>Virendradugar</w:t>
        </w:r>
        <w:proofErr w:type="spellEnd"/>
      </w:hyperlink>
    </w:p>
    <w:p w:rsidR="00C90A7A" w:rsidRPr="00C90A7A" w:rsidRDefault="00C90A7A" w:rsidP="00C90A7A">
      <w:pPr>
        <w:spacing w:after="24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When you declare a Constructor with Private access modifier then it is called Private Constructor. We can use the private constructor in singleton pattern.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If you declare a Constructor as private then it doesn’t allow </w:t>
      </w:r>
      <w:proofErr w:type="gramStart"/>
      <w:r w:rsidRPr="00C90A7A">
        <w:rPr>
          <w:rFonts w:ascii="Times New Roman" w:eastAsia="Times New Roman" w:hAnsi="Times New Roman" w:cs="Times New Roman"/>
          <w:color w:val="000000" w:themeColor="text1"/>
          <w:sz w:val="24"/>
          <w:szCs w:val="24"/>
        </w:rPr>
        <w:t>to create</w:t>
      </w:r>
      <w:proofErr w:type="gramEnd"/>
      <w:r w:rsidRPr="00C90A7A">
        <w:rPr>
          <w:rFonts w:ascii="Times New Roman" w:eastAsia="Times New Roman" w:hAnsi="Times New Roman" w:cs="Times New Roman"/>
          <w:color w:val="000000" w:themeColor="text1"/>
          <w:sz w:val="24"/>
          <w:szCs w:val="24"/>
        </w:rPr>
        <w:t xml:space="preserve"> object for its derived class, </w:t>
      </w:r>
      <w:proofErr w:type="spellStart"/>
      <w:r w:rsidRPr="00C90A7A">
        <w:rPr>
          <w:rFonts w:ascii="Times New Roman" w:eastAsia="Times New Roman" w:hAnsi="Times New Roman" w:cs="Times New Roman"/>
          <w:color w:val="000000" w:themeColor="text1"/>
          <w:sz w:val="24"/>
          <w:szCs w:val="24"/>
        </w:rPr>
        <w:t>i.e</w:t>
      </w:r>
      <w:proofErr w:type="spellEnd"/>
      <w:r w:rsidRPr="00C90A7A">
        <w:rPr>
          <w:rFonts w:ascii="Times New Roman" w:eastAsia="Times New Roman" w:hAnsi="Times New Roman" w:cs="Times New Roman"/>
          <w:color w:val="000000" w:themeColor="text1"/>
          <w:sz w:val="24"/>
          <w:szCs w:val="24"/>
        </w:rPr>
        <w:t xml:space="preserve"> you </w:t>
      </w:r>
      <w:proofErr w:type="spellStart"/>
      <w:r w:rsidRPr="00C90A7A">
        <w:rPr>
          <w:rFonts w:ascii="Times New Roman" w:eastAsia="Times New Roman" w:hAnsi="Times New Roman" w:cs="Times New Roman"/>
          <w:color w:val="000000" w:themeColor="text1"/>
          <w:sz w:val="24"/>
          <w:szCs w:val="24"/>
        </w:rPr>
        <w:t>loose</w:t>
      </w:r>
      <w:proofErr w:type="spellEnd"/>
      <w:r w:rsidRPr="00C90A7A">
        <w:rPr>
          <w:rFonts w:ascii="Times New Roman" w:eastAsia="Times New Roman" w:hAnsi="Times New Roman" w:cs="Times New Roman"/>
          <w:color w:val="000000" w:themeColor="text1"/>
          <w:sz w:val="24"/>
          <w:szCs w:val="24"/>
        </w:rPr>
        <w:t xml:space="preserve"> inherent facility for that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Example: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t>Class A</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lastRenderedPageBreak/>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 some code</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 xml:space="preserve"> Private Void </w:t>
      </w:r>
      <w:proofErr w:type="gramStart"/>
      <w:r w:rsidRPr="00C90A7A">
        <w:rPr>
          <w:rFonts w:ascii="Courier New" w:eastAsia="Times New Roman" w:hAnsi="Courier New" w:cs="Courier New"/>
          <w:color w:val="000000" w:themeColor="text1"/>
          <w:sz w:val="20"/>
          <w:szCs w:val="20"/>
        </w:rPr>
        <w:t>A()</w:t>
      </w:r>
      <w:proofErr w:type="gramEnd"/>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 xml:space="preserve"> //Private Constructor</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Class B</w:t>
      </w:r>
      <w:proofErr w:type="gramStart"/>
      <w:r w:rsidRPr="00C90A7A">
        <w:rPr>
          <w:rFonts w:ascii="Courier New" w:eastAsia="Times New Roman" w:hAnsi="Courier New" w:cs="Courier New"/>
          <w:color w:val="000000" w:themeColor="text1"/>
          <w:sz w:val="20"/>
          <w:szCs w:val="20"/>
        </w:rPr>
        <w:t>:A</w:t>
      </w:r>
      <w:proofErr w:type="gramEnd"/>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//code</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C90A7A">
        <w:rPr>
          <w:rFonts w:ascii="Courier New" w:eastAsia="Times New Roman" w:hAnsi="Courier New" w:cs="Courier New"/>
          <w:color w:val="000000" w:themeColor="text1"/>
          <w:sz w:val="20"/>
          <w:szCs w:val="20"/>
        </w:rPr>
        <w:br/>
        <w:t xml:space="preserve">B </w:t>
      </w:r>
      <w:proofErr w:type="spellStart"/>
      <w:r w:rsidRPr="00C90A7A">
        <w:rPr>
          <w:rFonts w:ascii="Courier New" w:eastAsia="Times New Roman" w:hAnsi="Courier New" w:cs="Courier New"/>
          <w:color w:val="000000" w:themeColor="text1"/>
          <w:sz w:val="20"/>
          <w:szCs w:val="20"/>
        </w:rPr>
        <w:t>obj</w:t>
      </w:r>
      <w:proofErr w:type="spellEnd"/>
      <w:r w:rsidRPr="00C90A7A">
        <w:rPr>
          <w:rFonts w:ascii="Courier New" w:eastAsia="Times New Roman" w:hAnsi="Courier New" w:cs="Courier New"/>
          <w:color w:val="000000" w:themeColor="text1"/>
          <w:sz w:val="20"/>
          <w:szCs w:val="20"/>
        </w:rPr>
        <w:t xml:space="preserve"> = new </w:t>
      </w:r>
      <w:proofErr w:type="gramStart"/>
      <w:r w:rsidRPr="00C90A7A">
        <w:rPr>
          <w:rFonts w:ascii="Courier New" w:eastAsia="Times New Roman" w:hAnsi="Courier New" w:cs="Courier New"/>
          <w:color w:val="000000" w:themeColor="text1"/>
          <w:sz w:val="20"/>
          <w:szCs w:val="20"/>
        </w:rPr>
        <w:t>B(</w:t>
      </w:r>
      <w:proofErr w:type="gramEnd"/>
      <w:r w:rsidRPr="00C90A7A">
        <w:rPr>
          <w:rFonts w:ascii="Courier New" w:eastAsia="Times New Roman" w:hAnsi="Courier New" w:cs="Courier New"/>
          <w:color w:val="000000" w:themeColor="text1"/>
          <w:sz w:val="20"/>
          <w:szCs w:val="20"/>
        </w:rPr>
        <w:t>);// will give Compilation Error</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Because Class A constructor declared as private hence its accessibility limit is to that class only, Class B can't access. When we create an object for Class B that constructor will call constructor A but class B have no rights to access the Class A constructor hence we will get compilation error.</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"http://www.dotnetfunda.com/interview/exam662-can-we-declare-private-class-in-a-namespace.aspx" \o "Can we declare private class in a Namespace?"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Can we declare private class in a Namespace?</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19" w:history="1">
        <w:proofErr w:type="spellStart"/>
        <w:r w:rsidRPr="00C90A7A">
          <w:rPr>
            <w:rFonts w:ascii="Times New Roman" w:eastAsia="Times New Roman" w:hAnsi="Times New Roman" w:cs="Times New Roman"/>
            <w:color w:val="000000" w:themeColor="text1"/>
            <w:sz w:val="24"/>
            <w:szCs w:val="24"/>
            <w:u w:val="single"/>
          </w:rPr>
          <w:t>Virendradugar</w:t>
        </w:r>
        <w:proofErr w:type="spellEnd"/>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No. If you try to create a private class in a Namespace, Compiler will throw a compile time error “Namespace elements cannot be explicitly declared as private, protected, or protected internal”.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Reason: The message says it all. Classes can only be declared as private, protected or protected internal when declared as nested classes, other than that, it doesn't make sense to declare a class with a visibility that makes it unusable, even in the same module. Top level classes cannot be private, they are "internal" by default, and you can just make them public to make them visible from outside your DLL.</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"http://www.dotnetfunda.com/interview/exam854-what-is-polymorphism.aspx" \o "What is Polymorphism?"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lastRenderedPageBreak/>
        <w:t>What is Polymorphism?</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20" w:history="1">
        <w:proofErr w:type="spellStart"/>
        <w:r w:rsidRPr="00C90A7A">
          <w:rPr>
            <w:rFonts w:ascii="Times New Roman" w:eastAsia="Times New Roman" w:hAnsi="Times New Roman" w:cs="Times New Roman"/>
            <w:color w:val="000000" w:themeColor="text1"/>
            <w:sz w:val="24"/>
            <w:szCs w:val="24"/>
            <w:u w:val="single"/>
          </w:rPr>
          <w:t>Initiotech</w:t>
        </w:r>
        <w:proofErr w:type="spellEnd"/>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In OPP’S, polymorphism(Greek meaning “having multiple forms”) is the </w:t>
      </w:r>
      <w:proofErr w:type="spellStart"/>
      <w:r w:rsidRPr="00C90A7A">
        <w:rPr>
          <w:rFonts w:ascii="Times New Roman" w:eastAsia="Times New Roman" w:hAnsi="Times New Roman" w:cs="Times New Roman"/>
          <w:color w:val="000000" w:themeColor="text1"/>
          <w:sz w:val="24"/>
          <w:szCs w:val="24"/>
        </w:rPr>
        <w:t>ablity</w:t>
      </w:r>
      <w:proofErr w:type="spellEnd"/>
      <w:r w:rsidRPr="00C90A7A">
        <w:rPr>
          <w:rFonts w:ascii="Times New Roman" w:eastAsia="Times New Roman" w:hAnsi="Times New Roman" w:cs="Times New Roman"/>
          <w:color w:val="000000" w:themeColor="text1"/>
          <w:sz w:val="24"/>
          <w:szCs w:val="24"/>
        </w:rPr>
        <w:t xml:space="preserve"> of being able to assign a different meaning or usage to something in different contexts - specifically, to allow an entity such as a </w:t>
      </w:r>
      <w:proofErr w:type="spellStart"/>
      <w:r w:rsidRPr="00C90A7A">
        <w:rPr>
          <w:rFonts w:ascii="Times New Roman" w:eastAsia="Times New Roman" w:hAnsi="Times New Roman" w:cs="Times New Roman"/>
          <w:color w:val="000000" w:themeColor="text1"/>
          <w:sz w:val="24"/>
          <w:szCs w:val="24"/>
        </w:rPr>
        <w:t>a</w:t>
      </w:r>
      <w:proofErr w:type="spellEnd"/>
      <w:r w:rsidRPr="00C90A7A">
        <w:rPr>
          <w:rFonts w:ascii="Times New Roman" w:eastAsia="Times New Roman" w:hAnsi="Times New Roman" w:cs="Times New Roman"/>
          <w:color w:val="000000" w:themeColor="text1"/>
          <w:sz w:val="24"/>
          <w:szCs w:val="24"/>
        </w:rPr>
        <w:t xml:space="preserve"> function, or an object to have more than one forms.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In C</w:t>
      </w:r>
      <w:proofErr w:type="gramStart"/>
      <w:r w:rsidRPr="00C90A7A">
        <w:rPr>
          <w:rFonts w:ascii="Times New Roman" w:eastAsia="Times New Roman" w:hAnsi="Times New Roman" w:cs="Times New Roman"/>
          <w:color w:val="000000" w:themeColor="text1"/>
          <w:sz w:val="24"/>
          <w:szCs w:val="24"/>
        </w:rPr>
        <w:t># :</w:t>
      </w:r>
      <w:proofErr w:type="gram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t xml:space="preserve">Parent classes may define and implement “virtual” methods(Which is done using the “virtual” keyword), and derived classes can override them(using the “override” keyword), which means they provide their own definition and </w:t>
      </w:r>
      <w:proofErr w:type="spellStart"/>
      <w:r w:rsidRPr="00C90A7A">
        <w:rPr>
          <w:rFonts w:ascii="Times New Roman" w:eastAsia="Times New Roman" w:hAnsi="Times New Roman" w:cs="Times New Roman"/>
          <w:color w:val="000000" w:themeColor="text1"/>
          <w:sz w:val="24"/>
          <w:szCs w:val="24"/>
        </w:rPr>
        <w:t>implementation.At</w:t>
      </w:r>
      <w:proofErr w:type="spellEnd"/>
      <w:r w:rsidRPr="00C90A7A">
        <w:rPr>
          <w:rFonts w:ascii="Times New Roman" w:eastAsia="Times New Roman" w:hAnsi="Times New Roman" w:cs="Times New Roman"/>
          <w:color w:val="000000" w:themeColor="text1"/>
          <w:sz w:val="24"/>
          <w:szCs w:val="24"/>
        </w:rPr>
        <w:t xml:space="preserve"> run-time, when user’s code calls the method, the CLR looks up the run-time type of the object, and invokes that override of the virtual method. Thus in your source code when a method of the base class is called it executes the </w:t>
      </w:r>
      <w:proofErr w:type="spellStart"/>
      <w:r w:rsidRPr="00C90A7A">
        <w:rPr>
          <w:rFonts w:ascii="Times New Roman" w:eastAsia="Times New Roman" w:hAnsi="Times New Roman" w:cs="Times New Roman"/>
          <w:color w:val="000000" w:themeColor="text1"/>
          <w:sz w:val="24"/>
          <w:szCs w:val="24"/>
        </w:rPr>
        <w:t>overriden</w:t>
      </w:r>
      <w:proofErr w:type="spellEnd"/>
      <w:r w:rsidRPr="00C90A7A">
        <w:rPr>
          <w:rFonts w:ascii="Times New Roman" w:eastAsia="Times New Roman" w:hAnsi="Times New Roman" w:cs="Times New Roman"/>
          <w:color w:val="000000" w:themeColor="text1"/>
          <w:sz w:val="24"/>
          <w:szCs w:val="24"/>
        </w:rPr>
        <w:t xml:space="preserve"> method. </w:t>
      </w:r>
      <w:r w:rsidRPr="00C90A7A">
        <w:rPr>
          <w:rFonts w:ascii="Times New Roman" w:eastAsia="Times New Roman" w:hAnsi="Times New Roman" w:cs="Times New Roman"/>
          <w:color w:val="000000" w:themeColor="text1"/>
          <w:sz w:val="24"/>
          <w:szCs w:val="24"/>
        </w:rPr>
        <w:br/>
        <w:t xml:space="preserve">==================================================== </w:t>
      </w:r>
      <w:r w:rsidRPr="00C90A7A">
        <w:rPr>
          <w:rFonts w:ascii="Times New Roman" w:eastAsia="Times New Roman" w:hAnsi="Times New Roman" w:cs="Times New Roman"/>
          <w:color w:val="000000" w:themeColor="text1"/>
          <w:sz w:val="24"/>
          <w:szCs w:val="24"/>
        </w:rPr>
        <w:br/>
        <w:t xml:space="preserve">Regards </w:t>
      </w:r>
      <w:proofErr w:type="spellStart"/>
      <w:r w:rsidRPr="00C90A7A">
        <w:rPr>
          <w:rFonts w:ascii="Times New Roman" w:eastAsia="Times New Roman" w:hAnsi="Times New Roman" w:cs="Times New Roman"/>
          <w:color w:val="000000" w:themeColor="text1"/>
          <w:sz w:val="24"/>
          <w:szCs w:val="24"/>
        </w:rPr>
        <w:t>Hefin</w:t>
      </w:r>
      <w:proofErr w:type="spellEnd"/>
      <w:r w:rsidRPr="00C90A7A">
        <w:rPr>
          <w:rFonts w:ascii="Times New Roman" w:eastAsia="Times New Roman" w:hAnsi="Times New Roman" w:cs="Times New Roman"/>
          <w:color w:val="000000" w:themeColor="text1"/>
          <w:sz w:val="24"/>
          <w:szCs w:val="24"/>
        </w:rPr>
        <w:t xml:space="preserve"> </w:t>
      </w:r>
      <w:proofErr w:type="spellStart"/>
      <w:r w:rsidRPr="00C90A7A">
        <w:rPr>
          <w:rFonts w:ascii="Times New Roman" w:eastAsia="Times New Roman" w:hAnsi="Times New Roman" w:cs="Times New Roman"/>
          <w:color w:val="000000" w:themeColor="text1"/>
          <w:sz w:val="24"/>
          <w:szCs w:val="24"/>
        </w:rPr>
        <w:t>Dsouza</w:t>
      </w:r>
      <w:proofErr w:type="spellEnd"/>
      <w:r w:rsidRPr="00C90A7A">
        <w:rPr>
          <w:rFonts w:ascii="Times New Roman" w:eastAsia="Times New Roman" w:hAnsi="Times New Roman" w:cs="Times New Roman"/>
          <w:color w:val="000000" w:themeColor="text1"/>
          <w:sz w:val="24"/>
          <w:szCs w:val="24"/>
        </w:rPr>
        <w: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"http://www.dotnetfunda.com/interview/exam855-what-are-attributes-in-dotnet.aspx" \o "What Are Attributes in DotNet?"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 xml:space="preserve">What Are Attributes in </w:t>
      </w:r>
      <w:proofErr w:type="spellStart"/>
      <w:r w:rsidRPr="00C90A7A">
        <w:rPr>
          <w:rFonts w:ascii="Times New Roman" w:eastAsia="Times New Roman" w:hAnsi="Times New Roman" w:cs="Times New Roman"/>
          <w:b/>
          <w:bCs/>
          <w:color w:val="000000" w:themeColor="text1"/>
          <w:sz w:val="36"/>
          <w:szCs w:val="36"/>
          <w:u w:val="single"/>
        </w:rPr>
        <w:t>DotNet</w:t>
      </w:r>
      <w:proofErr w:type="spellEnd"/>
      <w:r w:rsidRPr="00C90A7A">
        <w:rPr>
          <w:rFonts w:ascii="Times New Roman" w:eastAsia="Times New Roman" w:hAnsi="Times New Roman" w:cs="Times New Roman"/>
          <w:b/>
          <w:bCs/>
          <w:color w:val="000000" w:themeColor="text1"/>
          <w:sz w:val="36"/>
          <w:szCs w:val="36"/>
          <w:u w:val="single"/>
        </w:rPr>
        <w:t>?</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21" w:history="1">
        <w:proofErr w:type="spellStart"/>
        <w:r w:rsidRPr="00C90A7A">
          <w:rPr>
            <w:rFonts w:ascii="Times New Roman" w:eastAsia="Times New Roman" w:hAnsi="Times New Roman" w:cs="Times New Roman"/>
            <w:color w:val="000000" w:themeColor="text1"/>
            <w:sz w:val="24"/>
            <w:szCs w:val="24"/>
            <w:u w:val="single"/>
          </w:rPr>
          <w:t>Initiotech</w:t>
        </w:r>
        <w:proofErr w:type="spellEnd"/>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An Attribute is a declarative tag which can be used to provide information to the compiler about the </w:t>
      </w:r>
      <w:proofErr w:type="spellStart"/>
      <w:r w:rsidRPr="00C90A7A">
        <w:rPr>
          <w:rFonts w:ascii="Times New Roman" w:eastAsia="Times New Roman" w:hAnsi="Times New Roman" w:cs="Times New Roman"/>
          <w:color w:val="000000" w:themeColor="text1"/>
          <w:sz w:val="24"/>
          <w:szCs w:val="24"/>
        </w:rPr>
        <w:t>behaviour</w:t>
      </w:r>
      <w:proofErr w:type="spellEnd"/>
      <w:r w:rsidRPr="00C90A7A">
        <w:rPr>
          <w:rFonts w:ascii="Times New Roman" w:eastAsia="Times New Roman" w:hAnsi="Times New Roman" w:cs="Times New Roman"/>
          <w:color w:val="000000" w:themeColor="text1"/>
          <w:sz w:val="24"/>
          <w:szCs w:val="24"/>
        </w:rPr>
        <w:t xml:space="preserve"> of the C# elements such as classes and assemblies. </w:t>
      </w:r>
      <w:r w:rsidRPr="00C90A7A">
        <w:rPr>
          <w:rFonts w:ascii="Times New Roman" w:eastAsia="Times New Roman" w:hAnsi="Times New Roman" w:cs="Times New Roman"/>
          <w:color w:val="000000" w:themeColor="text1"/>
          <w:sz w:val="24"/>
          <w:szCs w:val="24"/>
        </w:rPr>
        <w:br/>
        <w:t xml:space="preserve">C# provides convenient technique that will handle tasks such as performing compile time </w:t>
      </w:r>
      <w:proofErr w:type="gramStart"/>
      <w:r w:rsidRPr="00C90A7A">
        <w:rPr>
          <w:rFonts w:ascii="Times New Roman" w:eastAsia="Times New Roman" w:hAnsi="Times New Roman" w:cs="Times New Roman"/>
          <w:color w:val="000000" w:themeColor="text1"/>
          <w:sz w:val="24"/>
          <w:szCs w:val="24"/>
        </w:rPr>
        <w:t>operations ,</w:t>
      </w:r>
      <w:proofErr w:type="gramEnd"/>
      <w:r w:rsidRPr="00C90A7A">
        <w:rPr>
          <w:rFonts w:ascii="Times New Roman" w:eastAsia="Times New Roman" w:hAnsi="Times New Roman" w:cs="Times New Roman"/>
          <w:color w:val="000000" w:themeColor="text1"/>
          <w:sz w:val="24"/>
          <w:szCs w:val="24"/>
        </w:rPr>
        <w:t xml:space="preserve"> changing the </w:t>
      </w:r>
      <w:proofErr w:type="spellStart"/>
      <w:r w:rsidRPr="00C90A7A">
        <w:rPr>
          <w:rFonts w:ascii="Times New Roman" w:eastAsia="Times New Roman" w:hAnsi="Times New Roman" w:cs="Times New Roman"/>
          <w:color w:val="000000" w:themeColor="text1"/>
          <w:sz w:val="24"/>
          <w:szCs w:val="24"/>
        </w:rPr>
        <w:t>behaviour</w:t>
      </w:r>
      <w:proofErr w:type="spellEnd"/>
      <w:r w:rsidRPr="00C90A7A">
        <w:rPr>
          <w:rFonts w:ascii="Times New Roman" w:eastAsia="Times New Roman" w:hAnsi="Times New Roman" w:cs="Times New Roman"/>
          <w:color w:val="000000" w:themeColor="text1"/>
          <w:sz w:val="24"/>
          <w:szCs w:val="24"/>
        </w:rPr>
        <w:t xml:space="preserve"> of a method at runtime or maybe even handle unmanaged code. </w:t>
      </w:r>
      <w:r w:rsidRPr="00C90A7A">
        <w:rPr>
          <w:rFonts w:ascii="Times New Roman" w:eastAsia="Times New Roman" w:hAnsi="Times New Roman" w:cs="Times New Roman"/>
          <w:color w:val="000000" w:themeColor="text1"/>
          <w:sz w:val="24"/>
          <w:szCs w:val="24"/>
        </w:rPr>
        <w:br/>
        <w:t xml:space="preserve">C# Provides many Built-in Attributes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Some Popular ones are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 Obsolete </w:t>
      </w:r>
      <w:r w:rsidRPr="00C90A7A">
        <w:rPr>
          <w:rFonts w:ascii="Times New Roman" w:eastAsia="Times New Roman" w:hAnsi="Times New Roman" w:cs="Times New Roman"/>
          <w:color w:val="000000" w:themeColor="text1"/>
          <w:sz w:val="24"/>
          <w:szCs w:val="24"/>
        </w:rPr>
        <w:br/>
        <w:t xml:space="preserve">- </w:t>
      </w:r>
      <w:proofErr w:type="spellStart"/>
      <w:r w:rsidRPr="00C90A7A">
        <w:rPr>
          <w:rFonts w:ascii="Times New Roman" w:eastAsia="Times New Roman" w:hAnsi="Times New Roman" w:cs="Times New Roman"/>
          <w:color w:val="000000" w:themeColor="text1"/>
          <w:sz w:val="24"/>
          <w:szCs w:val="24"/>
        </w:rPr>
        <w:t>DllImport</w:t>
      </w:r>
      <w:proofErr w:type="spell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t xml:space="preserve">- Conditional </w:t>
      </w:r>
      <w:r w:rsidRPr="00C90A7A">
        <w:rPr>
          <w:rFonts w:ascii="Times New Roman" w:eastAsia="Times New Roman" w:hAnsi="Times New Roman" w:cs="Times New Roman"/>
          <w:color w:val="000000" w:themeColor="text1"/>
          <w:sz w:val="24"/>
          <w:szCs w:val="24"/>
        </w:rPr>
        <w:br/>
        <w:t xml:space="preserve">- </w:t>
      </w:r>
      <w:proofErr w:type="spellStart"/>
      <w:r w:rsidRPr="00C90A7A">
        <w:rPr>
          <w:rFonts w:ascii="Times New Roman" w:eastAsia="Times New Roman" w:hAnsi="Times New Roman" w:cs="Times New Roman"/>
          <w:color w:val="000000" w:themeColor="text1"/>
          <w:sz w:val="24"/>
          <w:szCs w:val="24"/>
        </w:rPr>
        <w:t>WebMethod</w:t>
      </w:r>
      <w:proofErr w:type="spell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and Many more. </w:t>
      </w:r>
      <w:r w:rsidRPr="00C90A7A">
        <w:rPr>
          <w:rFonts w:ascii="Times New Roman" w:eastAsia="Times New Roman" w:hAnsi="Times New Roman" w:cs="Times New Roman"/>
          <w:color w:val="000000" w:themeColor="text1"/>
          <w:sz w:val="24"/>
          <w:szCs w:val="24"/>
        </w:rPr>
        <w:br/>
        <w:t xml:space="preserve">Members please keep on posting more responses providing more In-Built attributes.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Regards </w:t>
      </w:r>
      <w:proofErr w:type="spellStart"/>
      <w:r w:rsidRPr="00C90A7A">
        <w:rPr>
          <w:rFonts w:ascii="Times New Roman" w:eastAsia="Times New Roman" w:hAnsi="Times New Roman" w:cs="Times New Roman"/>
          <w:color w:val="000000" w:themeColor="text1"/>
          <w:sz w:val="24"/>
          <w:szCs w:val="24"/>
        </w:rPr>
        <w:t>Hefin</w:t>
      </w:r>
      <w:proofErr w:type="spellEnd"/>
      <w:r w:rsidRPr="00C90A7A">
        <w:rPr>
          <w:rFonts w:ascii="Times New Roman" w:eastAsia="Times New Roman" w:hAnsi="Times New Roman" w:cs="Times New Roman"/>
          <w:color w:val="000000" w:themeColor="text1"/>
          <w:sz w:val="24"/>
          <w:szCs w:val="24"/>
        </w:rPr>
        <w:t xml:space="preserve"> </w:t>
      </w:r>
      <w:proofErr w:type="spellStart"/>
      <w:r w:rsidRPr="00C90A7A">
        <w:rPr>
          <w:rFonts w:ascii="Times New Roman" w:eastAsia="Times New Roman" w:hAnsi="Times New Roman" w:cs="Times New Roman"/>
          <w:color w:val="000000" w:themeColor="text1"/>
          <w:sz w:val="24"/>
          <w:szCs w:val="24"/>
        </w:rPr>
        <w:t>Dsouza</w:t>
      </w:r>
      <w:proofErr w:type="spellEnd"/>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"http://www.dotnetfunda.com/interview/exam1619-what-can-you-do-to-make-class-available-for-inheritance-but-you-need-to-pre.aspx" \o "What can you do to make class available for inheritance but you need to prevent it's method to come in inheritance chain?"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lastRenderedPageBreak/>
        <w:t xml:space="preserve">What can you do to make class available for inheritance but you need to prevent </w:t>
      </w:r>
      <w:proofErr w:type="spellStart"/>
      <w:r w:rsidRPr="00C90A7A">
        <w:rPr>
          <w:rFonts w:ascii="Times New Roman" w:eastAsia="Times New Roman" w:hAnsi="Times New Roman" w:cs="Times New Roman"/>
          <w:b/>
          <w:bCs/>
          <w:color w:val="000000" w:themeColor="text1"/>
          <w:sz w:val="36"/>
          <w:szCs w:val="36"/>
          <w:u w:val="single"/>
        </w:rPr>
        <w:t>it's</w:t>
      </w:r>
      <w:proofErr w:type="spellEnd"/>
      <w:r w:rsidRPr="00C90A7A">
        <w:rPr>
          <w:rFonts w:ascii="Times New Roman" w:eastAsia="Times New Roman" w:hAnsi="Times New Roman" w:cs="Times New Roman"/>
          <w:b/>
          <w:bCs/>
          <w:color w:val="000000" w:themeColor="text1"/>
          <w:sz w:val="36"/>
          <w:szCs w:val="36"/>
          <w:u w:val="single"/>
        </w:rPr>
        <w:t xml:space="preserve"> method to come in inheritance chain?</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22" w:history="1">
        <w:proofErr w:type="spellStart"/>
        <w:r w:rsidRPr="00C90A7A">
          <w:rPr>
            <w:rFonts w:ascii="Times New Roman" w:eastAsia="Times New Roman" w:hAnsi="Times New Roman" w:cs="Times New Roman"/>
            <w:color w:val="000000" w:themeColor="text1"/>
            <w:sz w:val="24"/>
            <w:szCs w:val="24"/>
            <w:u w:val="single"/>
          </w:rPr>
          <w:t>Virendradugar</w:t>
        </w:r>
        <w:proofErr w:type="spellEnd"/>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Well, Declare a class with </w:t>
      </w:r>
      <w:r w:rsidRPr="00C90A7A">
        <w:rPr>
          <w:rFonts w:ascii="Times New Roman" w:eastAsia="Times New Roman" w:hAnsi="Times New Roman" w:cs="Times New Roman"/>
          <w:b/>
          <w:bCs/>
          <w:color w:val="000000" w:themeColor="text1"/>
          <w:sz w:val="24"/>
          <w:szCs w:val="24"/>
        </w:rPr>
        <w:t xml:space="preserve">public </w:t>
      </w:r>
      <w:r w:rsidRPr="00C90A7A">
        <w:rPr>
          <w:rFonts w:ascii="Times New Roman" w:eastAsia="Times New Roman" w:hAnsi="Times New Roman" w:cs="Times New Roman"/>
          <w:color w:val="000000" w:themeColor="text1"/>
          <w:sz w:val="24"/>
          <w:szCs w:val="24"/>
        </w:rPr>
        <w:t xml:space="preserve">access </w:t>
      </w:r>
      <w:proofErr w:type="spellStart"/>
      <w:r w:rsidRPr="00C90A7A">
        <w:rPr>
          <w:rFonts w:ascii="Times New Roman" w:eastAsia="Times New Roman" w:hAnsi="Times New Roman" w:cs="Times New Roman"/>
          <w:color w:val="000000" w:themeColor="text1"/>
          <w:sz w:val="24"/>
          <w:szCs w:val="24"/>
        </w:rPr>
        <w:t>specifier</w:t>
      </w:r>
      <w:proofErr w:type="spellEnd"/>
      <w:r w:rsidRPr="00C90A7A">
        <w:rPr>
          <w:rFonts w:ascii="Times New Roman" w:eastAsia="Times New Roman" w:hAnsi="Times New Roman" w:cs="Times New Roman"/>
          <w:color w:val="000000" w:themeColor="text1"/>
          <w:sz w:val="24"/>
          <w:szCs w:val="24"/>
        </w:rPr>
        <w:t xml:space="preserve"> and mark all </w:t>
      </w:r>
      <w:proofErr w:type="spellStart"/>
      <w:r w:rsidRPr="00C90A7A">
        <w:rPr>
          <w:rFonts w:ascii="Times New Roman" w:eastAsia="Times New Roman" w:hAnsi="Times New Roman" w:cs="Times New Roman"/>
          <w:color w:val="000000" w:themeColor="text1"/>
          <w:sz w:val="24"/>
          <w:szCs w:val="24"/>
        </w:rPr>
        <w:t>it's</w:t>
      </w:r>
      <w:proofErr w:type="spellEnd"/>
      <w:r w:rsidRPr="00C90A7A">
        <w:rPr>
          <w:rFonts w:ascii="Times New Roman" w:eastAsia="Times New Roman" w:hAnsi="Times New Roman" w:cs="Times New Roman"/>
          <w:color w:val="000000" w:themeColor="text1"/>
          <w:sz w:val="24"/>
          <w:szCs w:val="24"/>
        </w:rPr>
        <w:t xml:space="preserve"> method to </w:t>
      </w:r>
      <w:proofErr w:type="gramStart"/>
      <w:r w:rsidRPr="00C90A7A">
        <w:rPr>
          <w:rFonts w:ascii="Times New Roman" w:eastAsia="Times New Roman" w:hAnsi="Times New Roman" w:cs="Times New Roman"/>
          <w:b/>
          <w:bCs/>
          <w:color w:val="000000" w:themeColor="text1"/>
          <w:sz w:val="24"/>
          <w:szCs w:val="24"/>
        </w:rPr>
        <w:t>sealed</w:t>
      </w:r>
      <w:r w:rsidRPr="00C90A7A">
        <w:rPr>
          <w:rFonts w:ascii="Times New Roman" w:eastAsia="Times New Roman" w:hAnsi="Times New Roman" w:cs="Times New Roman"/>
          <w:color w:val="000000" w:themeColor="text1"/>
          <w:sz w:val="24"/>
          <w:szCs w:val="24"/>
        </w:rPr>
        <w:t xml:space="preserve"> .</w:t>
      </w:r>
      <w:proofErr w:type="gramEnd"/>
      <w:r w:rsidRPr="00C90A7A">
        <w:rPr>
          <w:rFonts w:ascii="Times New Roman" w:eastAsia="Times New Roman" w:hAnsi="Times New Roman" w:cs="Times New Roman"/>
          <w:color w:val="000000" w:themeColor="text1"/>
          <w:sz w:val="24"/>
          <w:szCs w:val="24"/>
        </w:rPr>
        <w:t xml:space="preserve"> </w:t>
      </w:r>
      <w:proofErr w:type="gramStart"/>
      <w:r w:rsidRPr="00C90A7A">
        <w:rPr>
          <w:rFonts w:ascii="Times New Roman" w:eastAsia="Times New Roman" w:hAnsi="Times New Roman" w:cs="Times New Roman"/>
          <w:color w:val="000000" w:themeColor="text1"/>
          <w:sz w:val="24"/>
          <w:szCs w:val="24"/>
        </w:rPr>
        <w:t>As anything which is declared with sealed keyword cannot be inherited.</w:t>
      </w:r>
      <w:proofErr w:type="gramEnd"/>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"http://www.dotnetfunda.com/interview/exam1715-whats-the-difference-between-interface-and-abstract-class.aspx" \o "What's the Difference between Interface and Abstract Class"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 xml:space="preserve">What's the Difference between Interface and Abstract </w:t>
      </w:r>
      <w:proofErr w:type="gramStart"/>
      <w:r w:rsidRPr="00C90A7A">
        <w:rPr>
          <w:rFonts w:ascii="Times New Roman" w:eastAsia="Times New Roman" w:hAnsi="Times New Roman" w:cs="Times New Roman"/>
          <w:b/>
          <w:bCs/>
          <w:color w:val="000000" w:themeColor="text1"/>
          <w:sz w:val="36"/>
          <w:szCs w:val="36"/>
          <w:u w:val="single"/>
        </w:rPr>
        <w:t>Clas</w:t>
      </w:r>
      <w:proofErr w:type="gramEnd"/>
      <w:r w:rsidRPr="00C90A7A">
        <w:rPr>
          <w:rFonts w:ascii="Times New Roman" w:eastAsia="Times New Roman" w:hAnsi="Times New Roman" w:cs="Times New Roman"/>
          <w:b/>
          <w:bCs/>
          <w:color w:val="000000" w:themeColor="text1"/>
          <w:sz w:val="36"/>
          <w:szCs w:val="36"/>
          <w:u w:val="single"/>
        </w:rPr>
        <w:t>s</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23" w:history="1">
        <w:r w:rsidRPr="00C90A7A">
          <w:rPr>
            <w:rFonts w:ascii="Times New Roman" w:eastAsia="Times New Roman" w:hAnsi="Times New Roman" w:cs="Times New Roman"/>
            <w:color w:val="000000" w:themeColor="text1"/>
            <w:sz w:val="24"/>
            <w:szCs w:val="24"/>
            <w:u w:val="single"/>
          </w:rPr>
          <w:t>Puneet20884</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t xml:space="preserve">Abstract Class: </w:t>
      </w:r>
      <w:r w:rsidRPr="00C90A7A">
        <w:rPr>
          <w:rFonts w:ascii="Times New Roman" w:eastAsia="Times New Roman" w:hAnsi="Times New Roman" w:cs="Times New Roman"/>
          <w:color w:val="000000" w:themeColor="text1"/>
          <w:sz w:val="24"/>
          <w:szCs w:val="24"/>
        </w:rPr>
        <w:br/>
        <w:t xml:space="preserve">Have constructors. </w:t>
      </w:r>
      <w:r w:rsidRPr="00C90A7A">
        <w:rPr>
          <w:rFonts w:ascii="Times New Roman" w:eastAsia="Times New Roman" w:hAnsi="Times New Roman" w:cs="Times New Roman"/>
          <w:color w:val="000000" w:themeColor="text1"/>
          <w:sz w:val="24"/>
          <w:szCs w:val="24"/>
        </w:rPr>
        <w:br/>
        <w:t xml:space="preserve">Not necessarily for the class inheriting it to </w:t>
      </w:r>
      <w:proofErr w:type="gramStart"/>
      <w:r w:rsidRPr="00C90A7A">
        <w:rPr>
          <w:rFonts w:ascii="Times New Roman" w:eastAsia="Times New Roman" w:hAnsi="Times New Roman" w:cs="Times New Roman"/>
          <w:color w:val="000000" w:themeColor="text1"/>
          <w:sz w:val="24"/>
          <w:szCs w:val="24"/>
        </w:rPr>
        <w:t>Implement</w:t>
      </w:r>
      <w:proofErr w:type="gramEnd"/>
      <w:r w:rsidRPr="00C90A7A">
        <w:rPr>
          <w:rFonts w:ascii="Times New Roman" w:eastAsia="Times New Roman" w:hAnsi="Times New Roman" w:cs="Times New Roman"/>
          <w:color w:val="000000" w:themeColor="text1"/>
          <w:sz w:val="24"/>
          <w:szCs w:val="24"/>
        </w:rPr>
        <w:t xml:space="preserve"> all the Methods. </w:t>
      </w:r>
      <w:r w:rsidRPr="00C90A7A">
        <w:rPr>
          <w:rFonts w:ascii="Times New Roman" w:eastAsia="Times New Roman" w:hAnsi="Times New Roman" w:cs="Times New Roman"/>
          <w:color w:val="000000" w:themeColor="text1"/>
          <w:sz w:val="24"/>
          <w:szCs w:val="24"/>
        </w:rPr>
        <w:br/>
        <w:t xml:space="preserve">Doesn't Support Multiple </w:t>
      </w:r>
      <w:proofErr w:type="gramStart"/>
      <w:r w:rsidRPr="00C90A7A">
        <w:rPr>
          <w:rFonts w:ascii="Times New Roman" w:eastAsia="Times New Roman" w:hAnsi="Times New Roman" w:cs="Times New Roman"/>
          <w:color w:val="000000" w:themeColor="text1"/>
          <w:sz w:val="24"/>
          <w:szCs w:val="24"/>
        </w:rPr>
        <w:t>Inheritance</w:t>
      </w:r>
      <w:proofErr w:type="gram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r>
      <w:proofErr w:type="gramStart"/>
      <w:r w:rsidRPr="00C90A7A">
        <w:rPr>
          <w:rFonts w:ascii="Times New Roman" w:eastAsia="Times New Roman" w:hAnsi="Times New Roman" w:cs="Times New Roman"/>
          <w:color w:val="000000" w:themeColor="text1"/>
          <w:sz w:val="24"/>
          <w:szCs w:val="24"/>
        </w:rPr>
        <w:t>Where everything is Opposite in the Interfaces.</w:t>
      </w:r>
      <w:proofErr w:type="gramEnd"/>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u w:val="single"/>
        </w:rPr>
      </w:pP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"http://www.dotnetfunda.com/interview/exam1721-what-are-the-various-types-of-constructors.aspx" \o "What are the various types of Constructors" </w:instrText>
      </w:r>
      <w:r w:rsidRPr="00C90A7A">
        <w:rPr>
          <w:rFonts w:ascii="Times New Roman" w:eastAsia="Times New Roman" w:hAnsi="Times New Roman" w:cs="Times New Roman"/>
          <w:color w:val="000000" w:themeColor="text1"/>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C90A7A">
        <w:rPr>
          <w:rFonts w:ascii="Times New Roman" w:eastAsia="Times New Roman" w:hAnsi="Times New Roman" w:cs="Times New Roman"/>
          <w:b/>
          <w:bCs/>
          <w:color w:val="000000" w:themeColor="text1"/>
          <w:sz w:val="36"/>
          <w:szCs w:val="36"/>
          <w:u w:val="single"/>
        </w:rPr>
        <w:t>What are the various types of Constructors</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hyperlink r:id="rId24" w:history="1">
        <w:r w:rsidRPr="00C90A7A">
          <w:rPr>
            <w:rFonts w:ascii="Times New Roman" w:eastAsia="Times New Roman" w:hAnsi="Times New Roman" w:cs="Times New Roman"/>
            <w:color w:val="000000" w:themeColor="text1"/>
            <w:sz w:val="24"/>
            <w:szCs w:val="24"/>
            <w:u w:val="single"/>
          </w:rPr>
          <w:t>Puneet20884</w:t>
        </w:r>
      </w:hyperlink>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roofErr w:type="gramStart"/>
      <w:r w:rsidRPr="00C90A7A">
        <w:rPr>
          <w:rFonts w:ascii="Times New Roman" w:eastAsia="Times New Roman" w:hAnsi="Times New Roman" w:cs="Times New Roman"/>
          <w:b/>
          <w:bCs/>
          <w:color w:val="000000" w:themeColor="text1"/>
          <w:sz w:val="24"/>
          <w:szCs w:val="24"/>
        </w:rPr>
        <w:t>Public :</w:t>
      </w:r>
      <w:proofErr w:type="gramEnd"/>
      <w:r w:rsidRPr="00C90A7A">
        <w:rPr>
          <w:rFonts w:ascii="Times New Roman" w:eastAsia="Times New Roman" w:hAnsi="Times New Roman" w:cs="Times New Roman"/>
          <w:color w:val="000000" w:themeColor="text1"/>
          <w:sz w:val="24"/>
          <w:szCs w:val="24"/>
        </w:rPr>
        <w:t xml:space="preserve"> Accessible to All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t xml:space="preserve">Private: </w:t>
      </w:r>
      <w:r w:rsidRPr="00C90A7A">
        <w:rPr>
          <w:rFonts w:ascii="Times New Roman" w:eastAsia="Times New Roman" w:hAnsi="Times New Roman" w:cs="Times New Roman"/>
          <w:color w:val="000000" w:themeColor="text1"/>
          <w:sz w:val="24"/>
          <w:szCs w:val="24"/>
        </w:rPr>
        <w:t xml:space="preserve">Those classes in which only static members are there and you don't want </w:t>
      </w:r>
      <w:proofErr w:type="spellStart"/>
      <w:r w:rsidRPr="00C90A7A">
        <w:rPr>
          <w:rFonts w:ascii="Times New Roman" w:eastAsia="Times New Roman" w:hAnsi="Times New Roman" w:cs="Times New Roman"/>
          <w:color w:val="000000" w:themeColor="text1"/>
          <w:sz w:val="24"/>
          <w:szCs w:val="24"/>
        </w:rPr>
        <w:t>there</w:t>
      </w:r>
      <w:proofErr w:type="spellEnd"/>
      <w:r w:rsidRPr="00C90A7A">
        <w:rPr>
          <w:rFonts w:ascii="Times New Roman" w:eastAsia="Times New Roman" w:hAnsi="Times New Roman" w:cs="Times New Roman"/>
          <w:color w:val="000000" w:themeColor="text1"/>
          <w:sz w:val="24"/>
          <w:szCs w:val="24"/>
        </w:rPr>
        <w:t xml:space="preserve"> objects to be created in any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t>Static:</w:t>
      </w:r>
      <w:r w:rsidRPr="00C90A7A">
        <w:rPr>
          <w:rFonts w:ascii="Times New Roman" w:eastAsia="Times New Roman" w:hAnsi="Times New Roman" w:cs="Times New Roman"/>
          <w:color w:val="000000" w:themeColor="text1"/>
          <w:sz w:val="24"/>
          <w:szCs w:val="24"/>
        </w:rPr>
        <w:t xml:space="preserve"> Used for initializing only the static members of the class. These will be invoked for the very first time the class is being loaded on the memory. They cannot accept any arguments. Static Constructors cannot have any access modifiers.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b/>
          <w:bCs/>
          <w:color w:val="000000" w:themeColor="text1"/>
          <w:sz w:val="24"/>
          <w:szCs w:val="24"/>
        </w:rPr>
        <w:t>Intern:</w:t>
      </w:r>
      <w:r w:rsidRPr="00C90A7A">
        <w:rPr>
          <w:rFonts w:ascii="Times New Roman" w:eastAsia="Times New Roman" w:hAnsi="Times New Roman" w:cs="Times New Roman"/>
          <w:color w:val="000000" w:themeColor="text1"/>
          <w:sz w:val="24"/>
          <w:szCs w:val="24"/>
        </w:rPr>
        <w:t xml:space="preserve"> implementations of the abstract class to the assembly defining the class. A class containing an internal constructor cannot be instantiated outside of the assembly (Namespace). </w:t>
      </w:r>
      <w:r w:rsidRPr="00C90A7A">
        <w:rPr>
          <w:rFonts w:ascii="Times New Roman" w:eastAsia="Times New Roman" w:hAnsi="Times New Roman" w:cs="Times New Roman"/>
          <w:color w:val="000000" w:themeColor="text1"/>
          <w:sz w:val="24"/>
          <w:szCs w:val="24"/>
        </w:rPr>
        <w:br/>
      </w:r>
      <w:proofErr w:type="gramStart"/>
      <w:r w:rsidRPr="00C90A7A">
        <w:rPr>
          <w:rFonts w:ascii="Times New Roman" w:eastAsia="Times New Roman" w:hAnsi="Times New Roman" w:cs="Times New Roman"/>
          <w:color w:val="000000" w:themeColor="text1"/>
          <w:sz w:val="24"/>
          <w:szCs w:val="24"/>
        </w:rPr>
        <w:t>and</w:t>
      </w:r>
      <w:proofErr w:type="gram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b/>
          <w:bCs/>
          <w:color w:val="000000" w:themeColor="text1"/>
          <w:sz w:val="24"/>
          <w:szCs w:val="24"/>
        </w:rPr>
        <w:t>External</w:t>
      </w:r>
    </w:p>
    <w:p w:rsidR="00C90A7A" w:rsidRPr="00C90A7A" w:rsidRDefault="00C90A7A" w:rsidP="00C90A7A">
      <w:pPr>
        <w:spacing w:after="0" w:line="240" w:lineRule="auto"/>
        <w:rPr>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41" w:author="Unknown"/>
          <w:rFonts w:ascii="Times New Roman" w:eastAsia="Times New Roman" w:hAnsi="Times New Roman" w:cs="Times New Roman"/>
          <w:color w:val="000000" w:themeColor="text1"/>
          <w:sz w:val="24"/>
          <w:szCs w:val="24"/>
          <w:u w:val="single"/>
        </w:rPr>
      </w:pPr>
      <w:ins w:id="342"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"http://www.dotnetfunda.com/interview/exam1723-what-are-constructors.aspx" \o "What are Constructors ?"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43" w:author="Unknown"/>
          <w:rFonts w:ascii="Times New Roman" w:eastAsia="Times New Roman" w:hAnsi="Times New Roman" w:cs="Times New Roman"/>
          <w:b/>
          <w:bCs/>
          <w:color w:val="000000" w:themeColor="text1"/>
          <w:sz w:val="36"/>
          <w:szCs w:val="36"/>
        </w:rPr>
      </w:pPr>
      <w:ins w:id="344" w:author="Unknown">
        <w:r w:rsidRPr="00C90A7A">
          <w:rPr>
            <w:rFonts w:ascii="Times New Roman" w:eastAsia="Times New Roman" w:hAnsi="Times New Roman" w:cs="Times New Roman"/>
            <w:b/>
            <w:bCs/>
            <w:color w:val="000000" w:themeColor="text1"/>
            <w:sz w:val="36"/>
            <w:szCs w:val="36"/>
            <w:u w:val="single"/>
          </w:rPr>
          <w:t xml:space="preserve">What are </w:t>
        </w:r>
        <w:proofErr w:type="gramStart"/>
        <w:r w:rsidRPr="00C90A7A">
          <w:rPr>
            <w:rFonts w:ascii="Times New Roman" w:eastAsia="Times New Roman" w:hAnsi="Times New Roman" w:cs="Times New Roman"/>
            <w:b/>
            <w:bCs/>
            <w:color w:val="000000" w:themeColor="text1"/>
            <w:sz w:val="36"/>
            <w:szCs w:val="36"/>
            <w:u w:val="single"/>
          </w:rPr>
          <w:t xml:space="preserve">Constructors </w:t>
        </w:r>
        <w:proofErr w:type="gramEnd"/>
        <w:r w:rsidRPr="00C90A7A">
          <w:rPr>
            <w:rFonts w:ascii="Times New Roman" w:eastAsia="Times New Roman" w:hAnsi="Times New Roman" w:cs="Times New Roman"/>
            <w:b/>
            <w:bCs/>
            <w:color w:val="000000" w:themeColor="text1"/>
            <w:sz w:val="36"/>
            <w:szCs w:val="36"/>
            <w:u w:val="single"/>
          </w:rPr>
          <w:t>?</w:t>
        </w:r>
      </w:ins>
    </w:p>
    <w:p w:rsidR="00C90A7A" w:rsidRPr="00C90A7A" w:rsidRDefault="00C90A7A" w:rsidP="00C90A7A">
      <w:pPr>
        <w:spacing w:after="0" w:line="240" w:lineRule="auto"/>
        <w:rPr>
          <w:ins w:id="345" w:author="Unknown"/>
          <w:rFonts w:ascii="Times New Roman" w:eastAsia="Times New Roman" w:hAnsi="Times New Roman" w:cs="Times New Roman"/>
          <w:color w:val="000000" w:themeColor="text1"/>
          <w:sz w:val="24"/>
          <w:szCs w:val="24"/>
        </w:rPr>
      </w:pPr>
      <w:ins w:id="346" w:author="Unknown">
        <w:r w:rsidRPr="00C90A7A">
          <w:rPr>
            <w:rFonts w:ascii="Times New Roman" w:eastAsia="Times New Roman" w:hAnsi="Times New Roman" w:cs="Times New Roman"/>
            <w:color w:val="000000" w:themeColor="text1"/>
            <w:sz w:val="24"/>
            <w:szCs w:val="24"/>
          </w:rPr>
          <w:lastRenderedPageBreak/>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"http://www.dotnetfunda.com/profile/puneet20884.aspx"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Puneet20884</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47" w:author="Unknown"/>
          <w:rFonts w:ascii="Times New Roman" w:eastAsia="Times New Roman" w:hAnsi="Times New Roman" w:cs="Times New Roman"/>
          <w:color w:val="000000" w:themeColor="text1"/>
          <w:sz w:val="24"/>
          <w:szCs w:val="24"/>
        </w:rPr>
      </w:pPr>
      <w:ins w:id="348" w:author="Unknown">
        <w:r w:rsidRPr="00C90A7A">
          <w:rPr>
            <w:rFonts w:ascii="Times New Roman" w:eastAsia="Times New Roman" w:hAnsi="Times New Roman" w:cs="Times New Roman"/>
            <w:color w:val="000000" w:themeColor="text1"/>
            <w:sz w:val="24"/>
            <w:szCs w:val="24"/>
          </w:rPr>
          <w:t xml:space="preserve">Constructors are used for initializing the members of a class whenever an object is created with the default values for initialization.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If no constructor defined then the CLR will provide an implicit constructor which is called as Default Constructor.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A class can have any number of constructors provided they vary with the number of arguments that are passed, which is they should have different signatures.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Constructors do not return a value </w:t>
        </w:r>
        <w:r w:rsidRPr="00C90A7A">
          <w:rPr>
            <w:rFonts w:ascii="Times New Roman" w:eastAsia="Times New Roman" w:hAnsi="Times New Roman" w:cs="Times New Roman"/>
            <w:color w:val="000000" w:themeColor="text1"/>
            <w:sz w:val="24"/>
            <w:szCs w:val="24"/>
          </w:rPr>
          <w:br/>
          <w:t>Constructors can be overloaded</w:t>
        </w:r>
      </w:ins>
    </w:p>
    <w:p w:rsidR="00C90A7A" w:rsidRPr="00C90A7A" w:rsidRDefault="00C90A7A" w:rsidP="00C90A7A">
      <w:pPr>
        <w:spacing w:after="0" w:line="240" w:lineRule="auto"/>
        <w:rPr>
          <w:ins w:id="349"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50" w:author="Unknown"/>
          <w:rFonts w:ascii="Times New Roman" w:eastAsia="Times New Roman" w:hAnsi="Times New Roman" w:cs="Times New Roman"/>
          <w:color w:val="000000" w:themeColor="text1"/>
          <w:sz w:val="24"/>
          <w:szCs w:val="24"/>
          <w:u w:val="single"/>
        </w:rPr>
      </w:pPr>
      <w:ins w:id="351"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"http://www.dotnetfunda.com/interview/exam1729-when-to-use-abstract-classes-and-when-interfaces.aspx" \o "When to Use Abstract Classes and When Interfaces."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52" w:author="Unknown"/>
          <w:rFonts w:ascii="Times New Roman" w:eastAsia="Times New Roman" w:hAnsi="Times New Roman" w:cs="Times New Roman"/>
          <w:b/>
          <w:bCs/>
          <w:color w:val="000000" w:themeColor="text1"/>
          <w:sz w:val="36"/>
          <w:szCs w:val="36"/>
        </w:rPr>
      </w:pPr>
      <w:proofErr w:type="gramStart"/>
      <w:ins w:id="353" w:author="Unknown">
        <w:r w:rsidRPr="00C90A7A">
          <w:rPr>
            <w:rFonts w:ascii="Times New Roman" w:eastAsia="Times New Roman" w:hAnsi="Times New Roman" w:cs="Times New Roman"/>
            <w:b/>
            <w:bCs/>
            <w:color w:val="000000" w:themeColor="text1"/>
            <w:sz w:val="36"/>
            <w:szCs w:val="36"/>
            <w:u w:val="single"/>
          </w:rPr>
          <w:t>When to Use Abstract Classes and When Interfaces</w:t>
        </w:r>
        <w:proofErr w:type="gramEnd"/>
        <w:r w:rsidRPr="00C90A7A">
          <w:rPr>
            <w:rFonts w:ascii="Times New Roman" w:eastAsia="Times New Roman" w:hAnsi="Times New Roman" w:cs="Times New Roman"/>
            <w:b/>
            <w:bCs/>
            <w:color w:val="000000" w:themeColor="text1"/>
            <w:sz w:val="36"/>
            <w:szCs w:val="36"/>
            <w:u w:val="single"/>
          </w:rPr>
          <w:t>.</w:t>
        </w:r>
      </w:ins>
    </w:p>
    <w:p w:rsidR="00C90A7A" w:rsidRPr="00C90A7A" w:rsidRDefault="00C90A7A" w:rsidP="00C90A7A">
      <w:pPr>
        <w:spacing w:after="0" w:line="240" w:lineRule="auto"/>
        <w:rPr>
          <w:ins w:id="354" w:author="Unknown"/>
          <w:rFonts w:ascii="Times New Roman" w:eastAsia="Times New Roman" w:hAnsi="Times New Roman" w:cs="Times New Roman"/>
          <w:color w:val="000000" w:themeColor="text1"/>
          <w:sz w:val="24"/>
          <w:szCs w:val="24"/>
        </w:rPr>
      </w:pPr>
      <w:ins w:id="355"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"http://www.dotnetfunda.com/profile/puneet20884.aspx"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Puneet20884</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56" w:author="Unknown"/>
          <w:rFonts w:ascii="Times New Roman" w:eastAsia="Times New Roman" w:hAnsi="Times New Roman" w:cs="Times New Roman"/>
          <w:color w:val="000000" w:themeColor="text1"/>
          <w:sz w:val="24"/>
          <w:szCs w:val="24"/>
        </w:rPr>
      </w:pPr>
      <w:ins w:id="357" w:author="Unknown">
        <w:r w:rsidRPr="00C90A7A">
          <w:rPr>
            <w:rFonts w:ascii="Times New Roman" w:eastAsia="Times New Roman" w:hAnsi="Times New Roman" w:cs="Times New Roman"/>
            <w:color w:val="000000" w:themeColor="text1"/>
            <w:sz w:val="24"/>
            <w:szCs w:val="24"/>
          </w:rPr>
          <w:t xml:space="preserve">If you anticipate creating multiple versions of your component, create an abstract class. Abstract classes provide a simple and easy way to version your components. By updating the base class, all inheriting classes are automatically updated with the change. Interfaces, on the other hand, cannot be changed once created. If a new version of an interface is required, you must create a whole new interface.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If the functionality you are creating will be useful across a wide range of disparate objects, use an interface. Abstract classes should be used primarily for objects that are closely related, whereas interfaces are best suited for providing common functionality to unrelated classes.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 xml:space="preserve">If you are designing small, concise bits of functionality, use interfaces. If you are designing large functional units, use an abstract class. </w:t>
        </w:r>
        <w:r w:rsidRPr="00C90A7A">
          <w:rPr>
            <w:rFonts w:ascii="Times New Roman" w:eastAsia="Times New Roman" w:hAnsi="Times New Roman" w:cs="Times New Roman"/>
            <w:color w:val="000000" w:themeColor="text1"/>
            <w:sz w:val="24"/>
            <w:szCs w:val="24"/>
          </w:rPr>
          <w:br/>
        </w:r>
        <w:r w:rsidRPr="00C90A7A">
          <w:rPr>
            <w:rFonts w:ascii="Times New Roman" w:eastAsia="Times New Roman" w:hAnsi="Times New Roman" w:cs="Times New Roman"/>
            <w:color w:val="000000" w:themeColor="text1"/>
            <w:sz w:val="24"/>
            <w:szCs w:val="24"/>
          </w:rPr>
          <w:br/>
          <w:t>If you want to provide common, implemented functionality among all implementations of your component, use an abstract class. Abstract classes allow you to partially implement your class, whereas interfaces contain no implementation for any members.</w:t>
        </w:r>
      </w:ins>
    </w:p>
    <w:p w:rsidR="00C90A7A" w:rsidRPr="00C90A7A" w:rsidRDefault="00C90A7A" w:rsidP="00C90A7A">
      <w:pPr>
        <w:spacing w:after="0" w:line="240" w:lineRule="auto"/>
        <w:rPr>
          <w:ins w:id="358"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59" w:author="Unknown"/>
          <w:rFonts w:ascii="Times New Roman" w:eastAsia="Times New Roman" w:hAnsi="Times New Roman" w:cs="Times New Roman"/>
          <w:color w:val="000000" w:themeColor="text1"/>
          <w:sz w:val="24"/>
          <w:szCs w:val="24"/>
          <w:u w:val="single"/>
        </w:rPr>
      </w:pPr>
      <w:ins w:id="360"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"http://www.dotnetfunda.com/interview/exam1899-diversities-between-an-abstract-method-virtual-method.aspx" \o "Diversities between an abstract method &amp; virtual method ?"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61" w:author="Unknown"/>
          <w:rFonts w:ascii="Times New Roman" w:eastAsia="Times New Roman" w:hAnsi="Times New Roman" w:cs="Times New Roman"/>
          <w:b/>
          <w:bCs/>
          <w:color w:val="000000" w:themeColor="text1"/>
          <w:sz w:val="36"/>
          <w:szCs w:val="36"/>
        </w:rPr>
      </w:pPr>
      <w:ins w:id="362" w:author="Unknown">
        <w:r w:rsidRPr="00C90A7A">
          <w:rPr>
            <w:rFonts w:ascii="Times New Roman" w:eastAsia="Times New Roman" w:hAnsi="Times New Roman" w:cs="Times New Roman"/>
            <w:b/>
            <w:bCs/>
            <w:color w:val="000000" w:themeColor="text1"/>
            <w:sz w:val="36"/>
            <w:szCs w:val="36"/>
            <w:u w:val="single"/>
          </w:rPr>
          <w:t xml:space="preserve">Diversities between an abstract method &amp; virtual </w:t>
        </w:r>
        <w:proofErr w:type="gramStart"/>
        <w:r w:rsidRPr="00C90A7A">
          <w:rPr>
            <w:rFonts w:ascii="Times New Roman" w:eastAsia="Times New Roman" w:hAnsi="Times New Roman" w:cs="Times New Roman"/>
            <w:b/>
            <w:bCs/>
            <w:color w:val="000000" w:themeColor="text1"/>
            <w:sz w:val="36"/>
            <w:szCs w:val="36"/>
            <w:u w:val="single"/>
          </w:rPr>
          <w:t xml:space="preserve">method </w:t>
        </w:r>
        <w:proofErr w:type="gramEnd"/>
        <w:r w:rsidRPr="00C90A7A">
          <w:rPr>
            <w:rFonts w:ascii="Times New Roman" w:eastAsia="Times New Roman" w:hAnsi="Times New Roman" w:cs="Times New Roman"/>
            <w:b/>
            <w:bCs/>
            <w:color w:val="000000" w:themeColor="text1"/>
            <w:sz w:val="36"/>
            <w:szCs w:val="36"/>
            <w:u w:val="single"/>
          </w:rPr>
          <w:t>?</w:t>
        </w:r>
      </w:ins>
    </w:p>
    <w:p w:rsidR="00C90A7A" w:rsidRPr="00C90A7A" w:rsidRDefault="00C90A7A" w:rsidP="00C90A7A">
      <w:pPr>
        <w:spacing w:after="0" w:line="240" w:lineRule="auto"/>
        <w:rPr>
          <w:ins w:id="363" w:author="Unknown"/>
          <w:rFonts w:ascii="Times New Roman" w:eastAsia="Times New Roman" w:hAnsi="Times New Roman" w:cs="Times New Roman"/>
          <w:color w:val="000000" w:themeColor="text1"/>
          <w:sz w:val="24"/>
          <w:szCs w:val="24"/>
        </w:rPr>
      </w:pPr>
      <w:ins w:id="364"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"http://www.dotnetfunda.com/profile/puneet20884.aspx"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Puneet20884</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65" w:author="Unknown"/>
          <w:rFonts w:ascii="Times New Roman" w:eastAsia="Times New Roman" w:hAnsi="Times New Roman" w:cs="Times New Roman"/>
          <w:color w:val="000000" w:themeColor="text1"/>
          <w:sz w:val="24"/>
          <w:szCs w:val="24"/>
        </w:rPr>
      </w:pPr>
      <w:ins w:id="366" w:author="Unknown">
        <w:r w:rsidRPr="00C90A7A">
          <w:rPr>
            <w:rFonts w:ascii="Times New Roman" w:eastAsia="Times New Roman" w:hAnsi="Times New Roman" w:cs="Times New Roman"/>
            <w:color w:val="000000" w:themeColor="text1"/>
            <w:sz w:val="24"/>
            <w:szCs w:val="24"/>
          </w:rPr>
          <w:t xml:space="preserve">An Abstract method does not provide an implementation and forces overriding to the deriving class (unless the deriving class also an abstract class), where as the virtual method has an </w:t>
        </w:r>
        <w:r w:rsidRPr="00C90A7A">
          <w:rPr>
            <w:rFonts w:ascii="Times New Roman" w:eastAsia="Times New Roman" w:hAnsi="Times New Roman" w:cs="Times New Roman"/>
            <w:color w:val="000000" w:themeColor="text1"/>
            <w:sz w:val="24"/>
            <w:szCs w:val="24"/>
          </w:rPr>
          <w:lastRenderedPageBreak/>
          <w:t>implementation and leaves an option to override it in the deriving class. Thus Virtual method has an implementation &amp; provides the derived class with the option of overriding it. Abstract method does not provide an implementation &amp; forces the derived class to override the method.</w:t>
        </w:r>
      </w:ins>
    </w:p>
    <w:p w:rsidR="00C90A7A" w:rsidRPr="00C90A7A" w:rsidRDefault="00C90A7A" w:rsidP="00C90A7A">
      <w:pPr>
        <w:spacing w:after="0" w:line="240" w:lineRule="auto"/>
        <w:rPr>
          <w:ins w:id="367"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68" w:author="Unknown"/>
          <w:rFonts w:ascii="Times New Roman" w:eastAsia="Times New Roman" w:hAnsi="Times New Roman" w:cs="Times New Roman"/>
          <w:color w:val="000000" w:themeColor="text1"/>
          <w:sz w:val="24"/>
          <w:szCs w:val="24"/>
          <w:u w:val="single"/>
        </w:rPr>
      </w:pPr>
      <w:ins w:id="369"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"http://www.dotnetfunda.com/interview/exam1916-what-is-early-binding-and-late-binding.aspx" \o "What is Early binding and late binding?"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70" w:author="Unknown"/>
          <w:rFonts w:ascii="Times New Roman" w:eastAsia="Times New Roman" w:hAnsi="Times New Roman" w:cs="Times New Roman"/>
          <w:b/>
          <w:bCs/>
          <w:color w:val="000000" w:themeColor="text1"/>
          <w:sz w:val="36"/>
          <w:szCs w:val="36"/>
        </w:rPr>
      </w:pPr>
      <w:ins w:id="371" w:author="Unknown">
        <w:r w:rsidRPr="00C90A7A">
          <w:rPr>
            <w:rFonts w:ascii="Times New Roman" w:eastAsia="Times New Roman" w:hAnsi="Times New Roman" w:cs="Times New Roman"/>
            <w:b/>
            <w:bCs/>
            <w:color w:val="000000" w:themeColor="text1"/>
            <w:sz w:val="36"/>
            <w:szCs w:val="36"/>
            <w:u w:val="single"/>
          </w:rPr>
          <w:t xml:space="preserve">What is </w:t>
        </w:r>
        <w:proofErr w:type="gramStart"/>
        <w:r w:rsidRPr="00C90A7A">
          <w:rPr>
            <w:rFonts w:ascii="Times New Roman" w:eastAsia="Times New Roman" w:hAnsi="Times New Roman" w:cs="Times New Roman"/>
            <w:b/>
            <w:bCs/>
            <w:color w:val="000000" w:themeColor="text1"/>
            <w:sz w:val="36"/>
            <w:szCs w:val="36"/>
            <w:u w:val="single"/>
          </w:rPr>
          <w:t>Earl</w:t>
        </w:r>
        <w:proofErr w:type="gramEnd"/>
        <w:r w:rsidRPr="00C90A7A">
          <w:rPr>
            <w:rFonts w:ascii="Times New Roman" w:eastAsia="Times New Roman" w:hAnsi="Times New Roman" w:cs="Times New Roman"/>
            <w:b/>
            <w:bCs/>
            <w:color w:val="000000" w:themeColor="text1"/>
            <w:sz w:val="36"/>
            <w:szCs w:val="36"/>
            <w:u w:val="single"/>
          </w:rPr>
          <w:t>y binding and late binding?</w:t>
        </w:r>
      </w:ins>
    </w:p>
    <w:p w:rsidR="00C90A7A" w:rsidRPr="00C90A7A" w:rsidRDefault="00C90A7A" w:rsidP="00C90A7A">
      <w:pPr>
        <w:spacing w:after="0" w:line="240" w:lineRule="auto"/>
        <w:rPr>
          <w:ins w:id="372" w:author="Unknown"/>
          <w:rFonts w:ascii="Times New Roman" w:eastAsia="Times New Roman" w:hAnsi="Times New Roman" w:cs="Times New Roman"/>
          <w:color w:val="000000" w:themeColor="text1"/>
          <w:sz w:val="24"/>
          <w:szCs w:val="24"/>
        </w:rPr>
      </w:pPr>
      <w:ins w:id="373"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"http://www.dotnetfunda.com/profile/puneet20884.aspx"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Puneet20884</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74" w:author="Unknown"/>
          <w:rFonts w:ascii="Times New Roman" w:eastAsia="Times New Roman" w:hAnsi="Times New Roman" w:cs="Times New Roman"/>
          <w:color w:val="000000" w:themeColor="text1"/>
          <w:sz w:val="24"/>
          <w:szCs w:val="24"/>
        </w:rPr>
      </w:pPr>
      <w:ins w:id="375" w:author="Unknown">
        <w:r w:rsidRPr="00C90A7A">
          <w:rPr>
            <w:rFonts w:ascii="Times New Roman" w:eastAsia="Times New Roman" w:hAnsi="Times New Roman" w:cs="Times New Roman"/>
            <w:color w:val="000000" w:themeColor="text1"/>
            <w:sz w:val="24"/>
            <w:szCs w:val="24"/>
          </w:rPr>
          <w:t>Calling a non-virtual method, decided at a compile time is known as early binding. Calling a virtual method (Pure Polymorphism), decided at a runtime is known as late binding.</w:t>
        </w:r>
      </w:ins>
    </w:p>
    <w:p w:rsidR="00C90A7A" w:rsidRPr="00C90A7A" w:rsidRDefault="00C90A7A" w:rsidP="00C90A7A">
      <w:pPr>
        <w:spacing w:after="0" w:line="240" w:lineRule="auto"/>
        <w:rPr>
          <w:ins w:id="376"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77" w:author="Unknown"/>
          <w:rFonts w:ascii="Times New Roman" w:eastAsia="Times New Roman" w:hAnsi="Times New Roman" w:cs="Times New Roman"/>
          <w:color w:val="000000" w:themeColor="text1"/>
          <w:sz w:val="24"/>
          <w:szCs w:val="24"/>
          <w:u w:val="single"/>
        </w:rPr>
      </w:pPr>
      <w:ins w:id="378"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"http://www.dotnetfunda.com/interview/exam1918-difference-between-asp-session-and-aspnet-session.aspx" \o "Difference between ASP Session and ASP.NET Session?"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79" w:author="Unknown"/>
          <w:rFonts w:ascii="Times New Roman" w:eastAsia="Times New Roman" w:hAnsi="Times New Roman" w:cs="Times New Roman"/>
          <w:b/>
          <w:bCs/>
          <w:color w:val="000000" w:themeColor="text1"/>
          <w:sz w:val="36"/>
          <w:szCs w:val="36"/>
        </w:rPr>
      </w:pPr>
      <w:proofErr w:type="gramStart"/>
      <w:ins w:id="380" w:author="Unknown">
        <w:r w:rsidRPr="00C90A7A">
          <w:rPr>
            <w:rFonts w:ascii="Times New Roman" w:eastAsia="Times New Roman" w:hAnsi="Times New Roman" w:cs="Times New Roman"/>
            <w:b/>
            <w:bCs/>
            <w:color w:val="000000" w:themeColor="text1"/>
            <w:sz w:val="36"/>
            <w:szCs w:val="36"/>
            <w:u w:val="single"/>
          </w:rPr>
          <w:t>Difference between ASP Session and ASP.NET Session</w:t>
        </w:r>
        <w:proofErr w:type="gramEnd"/>
        <w:r w:rsidRPr="00C90A7A">
          <w:rPr>
            <w:rFonts w:ascii="Times New Roman" w:eastAsia="Times New Roman" w:hAnsi="Times New Roman" w:cs="Times New Roman"/>
            <w:b/>
            <w:bCs/>
            <w:color w:val="000000" w:themeColor="text1"/>
            <w:sz w:val="36"/>
            <w:szCs w:val="36"/>
            <w:u w:val="single"/>
          </w:rPr>
          <w:t>?</w:t>
        </w:r>
      </w:ins>
    </w:p>
    <w:p w:rsidR="00C90A7A" w:rsidRPr="00C90A7A" w:rsidRDefault="00C90A7A" w:rsidP="00C90A7A">
      <w:pPr>
        <w:spacing w:after="0" w:line="240" w:lineRule="auto"/>
        <w:rPr>
          <w:ins w:id="381" w:author="Unknown"/>
          <w:rFonts w:ascii="Times New Roman" w:eastAsia="Times New Roman" w:hAnsi="Times New Roman" w:cs="Times New Roman"/>
          <w:color w:val="000000" w:themeColor="text1"/>
          <w:sz w:val="24"/>
          <w:szCs w:val="24"/>
        </w:rPr>
      </w:pPr>
      <w:ins w:id="382"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"http://www.dotnetfunda.com/profile/puneet20884.aspx"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Puneet20884</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83" w:author="Unknown"/>
          <w:rFonts w:ascii="Times New Roman" w:eastAsia="Times New Roman" w:hAnsi="Times New Roman" w:cs="Times New Roman"/>
          <w:color w:val="000000" w:themeColor="text1"/>
          <w:sz w:val="24"/>
          <w:szCs w:val="24"/>
        </w:rPr>
      </w:pPr>
      <w:ins w:id="384" w:author="Unknown">
        <w:r w:rsidRPr="00C90A7A">
          <w:rPr>
            <w:rFonts w:ascii="Times New Roman" w:eastAsia="Times New Roman" w:hAnsi="Times New Roman" w:cs="Times New Roman"/>
            <w:color w:val="000000" w:themeColor="text1"/>
            <w:sz w:val="24"/>
            <w:szCs w:val="24"/>
          </w:rPr>
          <w:t>Asp.net session supports cookie less session &amp; it can span across multiple servers.</w:t>
        </w:r>
      </w:ins>
    </w:p>
    <w:p w:rsidR="00C90A7A" w:rsidRPr="00C90A7A" w:rsidRDefault="00C90A7A" w:rsidP="00C90A7A">
      <w:pPr>
        <w:spacing w:after="0" w:line="240" w:lineRule="auto"/>
        <w:rPr>
          <w:ins w:id="385"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86" w:author="Unknown"/>
          <w:rFonts w:ascii="Times New Roman" w:eastAsia="Times New Roman" w:hAnsi="Times New Roman" w:cs="Times New Roman"/>
          <w:color w:val="000000" w:themeColor="text1"/>
          <w:sz w:val="24"/>
          <w:szCs w:val="24"/>
          <w:u w:val="single"/>
        </w:rPr>
      </w:pPr>
      <w:ins w:id="387"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"http://www.dotnetfunda.com/interview/exam1927-illustrate-servertransfer-and-responseredirect.aspx" \o "Illustrate Server.Transfer and Response.Redirect?"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88" w:author="Unknown"/>
          <w:rFonts w:ascii="Times New Roman" w:eastAsia="Times New Roman" w:hAnsi="Times New Roman" w:cs="Times New Roman"/>
          <w:b/>
          <w:bCs/>
          <w:color w:val="000000" w:themeColor="text1"/>
          <w:sz w:val="36"/>
          <w:szCs w:val="36"/>
        </w:rPr>
      </w:pPr>
      <w:ins w:id="389" w:author="Unknown">
        <w:r w:rsidRPr="00C90A7A">
          <w:rPr>
            <w:rFonts w:ascii="Times New Roman" w:eastAsia="Times New Roman" w:hAnsi="Times New Roman" w:cs="Times New Roman"/>
            <w:b/>
            <w:bCs/>
            <w:color w:val="000000" w:themeColor="text1"/>
            <w:sz w:val="36"/>
            <w:szCs w:val="36"/>
            <w:u w:val="single"/>
          </w:rPr>
          <w:t xml:space="preserve">Illustrate </w:t>
        </w:r>
        <w:proofErr w:type="spellStart"/>
        <w:r w:rsidRPr="00C90A7A">
          <w:rPr>
            <w:rFonts w:ascii="Times New Roman" w:eastAsia="Times New Roman" w:hAnsi="Times New Roman" w:cs="Times New Roman"/>
            <w:b/>
            <w:bCs/>
            <w:color w:val="000000" w:themeColor="text1"/>
            <w:sz w:val="36"/>
            <w:szCs w:val="36"/>
            <w:u w:val="single"/>
          </w:rPr>
          <w:t>Server.Transfer</w:t>
        </w:r>
        <w:proofErr w:type="spellEnd"/>
        <w:r w:rsidRPr="00C90A7A">
          <w:rPr>
            <w:rFonts w:ascii="Times New Roman" w:eastAsia="Times New Roman" w:hAnsi="Times New Roman" w:cs="Times New Roman"/>
            <w:b/>
            <w:bCs/>
            <w:color w:val="000000" w:themeColor="text1"/>
            <w:sz w:val="36"/>
            <w:szCs w:val="36"/>
            <w:u w:val="single"/>
          </w:rPr>
          <w:t xml:space="preserve"> and </w:t>
        </w:r>
        <w:proofErr w:type="spellStart"/>
        <w:r w:rsidRPr="00C90A7A">
          <w:rPr>
            <w:rFonts w:ascii="Times New Roman" w:eastAsia="Times New Roman" w:hAnsi="Times New Roman" w:cs="Times New Roman"/>
            <w:b/>
            <w:bCs/>
            <w:color w:val="000000" w:themeColor="text1"/>
            <w:sz w:val="36"/>
            <w:szCs w:val="36"/>
            <w:u w:val="single"/>
          </w:rPr>
          <w:t>Response.Redirect</w:t>
        </w:r>
        <w:proofErr w:type="spellEnd"/>
        <w:r w:rsidRPr="00C90A7A">
          <w:rPr>
            <w:rFonts w:ascii="Times New Roman" w:eastAsia="Times New Roman" w:hAnsi="Times New Roman" w:cs="Times New Roman"/>
            <w:b/>
            <w:bCs/>
            <w:color w:val="000000" w:themeColor="text1"/>
            <w:sz w:val="36"/>
            <w:szCs w:val="36"/>
            <w:u w:val="single"/>
          </w:rPr>
          <w:t>?</w:t>
        </w:r>
      </w:ins>
    </w:p>
    <w:p w:rsidR="00C90A7A" w:rsidRPr="00C90A7A" w:rsidRDefault="00C90A7A" w:rsidP="00C90A7A">
      <w:pPr>
        <w:spacing w:after="0" w:line="240" w:lineRule="auto"/>
        <w:rPr>
          <w:ins w:id="390" w:author="Unknown"/>
          <w:rFonts w:ascii="Times New Roman" w:eastAsia="Times New Roman" w:hAnsi="Times New Roman" w:cs="Times New Roman"/>
          <w:color w:val="000000" w:themeColor="text1"/>
          <w:sz w:val="24"/>
          <w:szCs w:val="24"/>
        </w:rPr>
      </w:pPr>
      <w:ins w:id="391"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"http://www.dotnetfunda.com/profile/puneet20884.aspx" </w:instrText>
        </w:r>
        <w:r w:rsidRPr="00C90A7A">
          <w:rPr>
            <w:rFonts w:ascii="Times New Roman" w:eastAsia="Times New Roman" w:hAnsi="Times New Roman" w:cs="Times New Roman"/>
            <w:color w:val="000000" w:themeColor="text1"/>
            <w:sz w:val="24"/>
            <w:szCs w:val="24"/>
          </w:rPr>
          <w:fldChar w:fldCharType="separate"/>
        </w:r>
        <w:r w:rsidRPr="00C90A7A">
          <w:rPr>
            <w:rFonts w:ascii="Times New Roman" w:eastAsia="Times New Roman" w:hAnsi="Times New Roman" w:cs="Times New Roman"/>
            <w:color w:val="000000" w:themeColor="text1"/>
            <w:sz w:val="24"/>
            <w:szCs w:val="24"/>
            <w:u w:val="single"/>
          </w:rPr>
          <w:t>Puneet20884</w:t>
        </w:r>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392" w:author="Unknown"/>
          <w:rFonts w:ascii="Times New Roman" w:eastAsia="Times New Roman" w:hAnsi="Times New Roman" w:cs="Times New Roman"/>
          <w:color w:val="000000" w:themeColor="text1"/>
          <w:sz w:val="24"/>
          <w:szCs w:val="24"/>
        </w:rPr>
      </w:pPr>
      <w:proofErr w:type="spellStart"/>
      <w:ins w:id="393" w:author="Unknown">
        <w:r w:rsidRPr="00C90A7A">
          <w:rPr>
            <w:rFonts w:ascii="Times New Roman" w:eastAsia="Times New Roman" w:hAnsi="Times New Roman" w:cs="Times New Roman"/>
            <w:color w:val="000000" w:themeColor="text1"/>
            <w:sz w:val="24"/>
            <w:szCs w:val="24"/>
          </w:rPr>
          <w:t>Server.Transfer</w:t>
        </w:r>
        <w:proofErr w:type="spellEnd"/>
        <w:r w:rsidRPr="00C90A7A">
          <w:rPr>
            <w:rFonts w:ascii="Times New Roman" w:eastAsia="Times New Roman" w:hAnsi="Times New Roman" w:cs="Times New Roman"/>
            <w:color w:val="000000" w:themeColor="text1"/>
            <w:sz w:val="24"/>
            <w:szCs w:val="24"/>
          </w:rPr>
          <w:t xml:space="preserve">, transfers the control of a web page, posting a form data, while </w:t>
        </w:r>
        <w:proofErr w:type="spellStart"/>
        <w:r w:rsidRPr="00C90A7A">
          <w:rPr>
            <w:rFonts w:ascii="Times New Roman" w:eastAsia="Times New Roman" w:hAnsi="Times New Roman" w:cs="Times New Roman"/>
            <w:color w:val="000000" w:themeColor="text1"/>
            <w:sz w:val="24"/>
            <w:szCs w:val="24"/>
          </w:rPr>
          <w:t>Response.Redirect</w:t>
        </w:r>
        <w:proofErr w:type="spellEnd"/>
        <w:r w:rsidRPr="00C90A7A">
          <w:rPr>
            <w:rFonts w:ascii="Times New Roman" w:eastAsia="Times New Roman" w:hAnsi="Times New Roman" w:cs="Times New Roman"/>
            <w:color w:val="000000" w:themeColor="text1"/>
            <w:sz w:val="24"/>
            <w:szCs w:val="24"/>
          </w:rPr>
          <w:t xml:space="preserve"> simply redirects a page to another page, it </w:t>
        </w:r>
        <w:proofErr w:type="spellStart"/>
        <w:r w:rsidRPr="00C90A7A">
          <w:rPr>
            <w:rFonts w:ascii="Times New Roman" w:eastAsia="Times New Roman" w:hAnsi="Times New Roman" w:cs="Times New Roman"/>
            <w:color w:val="000000" w:themeColor="text1"/>
            <w:sz w:val="24"/>
            <w:szCs w:val="24"/>
          </w:rPr>
          <w:t>can not</w:t>
        </w:r>
        <w:proofErr w:type="spellEnd"/>
        <w:r w:rsidRPr="00C90A7A">
          <w:rPr>
            <w:rFonts w:ascii="Times New Roman" w:eastAsia="Times New Roman" w:hAnsi="Times New Roman" w:cs="Times New Roman"/>
            <w:color w:val="000000" w:themeColor="text1"/>
            <w:sz w:val="24"/>
            <w:szCs w:val="24"/>
          </w:rPr>
          <w:t xml:space="preserve"> post a form data to another page. </w:t>
        </w:r>
        <w:proofErr w:type="spellStart"/>
        <w:r w:rsidRPr="00C90A7A">
          <w:rPr>
            <w:rFonts w:ascii="Times New Roman" w:eastAsia="Times New Roman" w:hAnsi="Times New Roman" w:cs="Times New Roman"/>
            <w:color w:val="000000" w:themeColor="text1"/>
            <w:sz w:val="24"/>
            <w:szCs w:val="24"/>
          </w:rPr>
          <w:t>Server.Transfer</w:t>
        </w:r>
        <w:proofErr w:type="spellEnd"/>
        <w:r w:rsidRPr="00C90A7A">
          <w:rPr>
            <w:rFonts w:ascii="Times New Roman" w:eastAsia="Times New Roman" w:hAnsi="Times New Roman" w:cs="Times New Roman"/>
            <w:color w:val="000000" w:themeColor="text1"/>
            <w:sz w:val="24"/>
            <w:szCs w:val="24"/>
          </w:rPr>
          <w:t xml:space="preserve"> is more efficient over the </w:t>
        </w:r>
        <w:proofErr w:type="spellStart"/>
        <w:r w:rsidRPr="00C90A7A">
          <w:rPr>
            <w:rFonts w:ascii="Times New Roman" w:eastAsia="Times New Roman" w:hAnsi="Times New Roman" w:cs="Times New Roman"/>
            <w:color w:val="000000" w:themeColor="text1"/>
            <w:sz w:val="24"/>
            <w:szCs w:val="24"/>
          </w:rPr>
          <w:t>Response.Redirect</w:t>
        </w:r>
        <w:proofErr w:type="spellEnd"/>
        <w:r w:rsidRPr="00C90A7A">
          <w:rPr>
            <w:rFonts w:ascii="Times New Roman" w:eastAsia="Times New Roman" w:hAnsi="Times New Roman" w:cs="Times New Roman"/>
            <w:color w:val="000000" w:themeColor="text1"/>
            <w:sz w:val="24"/>
            <w:szCs w:val="24"/>
          </w:rPr>
          <w:t xml:space="preserve">, because </w:t>
        </w:r>
        <w:proofErr w:type="spellStart"/>
        <w:r w:rsidRPr="00C90A7A">
          <w:rPr>
            <w:rFonts w:ascii="Times New Roman" w:eastAsia="Times New Roman" w:hAnsi="Times New Roman" w:cs="Times New Roman"/>
            <w:color w:val="000000" w:themeColor="text1"/>
            <w:sz w:val="24"/>
            <w:szCs w:val="24"/>
          </w:rPr>
          <w:t>Response.Redirect</w:t>
        </w:r>
        <w:proofErr w:type="spellEnd"/>
        <w:r w:rsidRPr="00C90A7A">
          <w:rPr>
            <w:rFonts w:ascii="Times New Roman" w:eastAsia="Times New Roman" w:hAnsi="Times New Roman" w:cs="Times New Roman"/>
            <w:color w:val="000000" w:themeColor="text1"/>
            <w:sz w:val="24"/>
            <w:szCs w:val="24"/>
          </w:rPr>
          <w:t xml:space="preserve"> causes a round trip to </w:t>
        </w:r>
        <w:proofErr w:type="spellStart"/>
        <w:r w:rsidRPr="00C90A7A">
          <w:rPr>
            <w:rFonts w:ascii="Times New Roman" w:eastAsia="Times New Roman" w:hAnsi="Times New Roman" w:cs="Times New Roman"/>
            <w:color w:val="000000" w:themeColor="text1"/>
            <w:sz w:val="24"/>
            <w:szCs w:val="24"/>
          </w:rPr>
          <w:t>server</w:t>
        </w:r>
        <w:proofErr w:type="spellEnd"/>
        <w:r w:rsidRPr="00C90A7A">
          <w:rPr>
            <w:rFonts w:ascii="Times New Roman" w:eastAsia="Times New Roman" w:hAnsi="Times New Roman" w:cs="Times New Roman"/>
            <w:color w:val="000000" w:themeColor="text1"/>
            <w:sz w:val="24"/>
            <w:szCs w:val="24"/>
          </w:rPr>
          <w:t xml:space="preserve"> as the page is processed once again on the client and a request is made to server </w:t>
        </w:r>
        <w:proofErr w:type="spellStart"/>
        <w:r w:rsidRPr="00C90A7A">
          <w:rPr>
            <w:rFonts w:ascii="Times New Roman" w:eastAsia="Times New Roman" w:hAnsi="Times New Roman" w:cs="Times New Roman"/>
            <w:color w:val="000000" w:themeColor="text1"/>
            <w:sz w:val="24"/>
            <w:szCs w:val="24"/>
          </w:rPr>
          <w:t>there after</w:t>
        </w:r>
        <w:proofErr w:type="spellEnd"/>
        <w:r w:rsidRPr="00C90A7A">
          <w:rPr>
            <w:rFonts w:ascii="Times New Roman" w:eastAsia="Times New Roman" w:hAnsi="Times New Roman" w:cs="Times New Roman"/>
            <w:color w:val="000000" w:themeColor="text1"/>
            <w:sz w:val="24"/>
            <w:szCs w:val="24"/>
          </w:rPr>
          <w:t xml:space="preserve">. </w:t>
        </w:r>
        <w:r w:rsidRPr="00C90A7A">
          <w:rPr>
            <w:rFonts w:ascii="Times New Roman" w:eastAsia="Times New Roman" w:hAnsi="Times New Roman" w:cs="Times New Roman"/>
            <w:color w:val="000000" w:themeColor="text1"/>
            <w:sz w:val="24"/>
            <w:szCs w:val="24"/>
          </w:rPr>
          <w:br/>
          <w:t xml:space="preserve">But the browser </w:t>
        </w:r>
        <w:proofErr w:type="spellStart"/>
        <w:proofErr w:type="gramStart"/>
        <w:r w:rsidRPr="00C90A7A">
          <w:rPr>
            <w:rFonts w:ascii="Times New Roman" w:eastAsia="Times New Roman" w:hAnsi="Times New Roman" w:cs="Times New Roman"/>
            <w:color w:val="000000" w:themeColor="text1"/>
            <w:sz w:val="24"/>
            <w:szCs w:val="24"/>
          </w:rPr>
          <w:t>url</w:t>
        </w:r>
        <w:proofErr w:type="spellEnd"/>
        <w:proofErr w:type="gramEnd"/>
        <w:r w:rsidRPr="00C90A7A">
          <w:rPr>
            <w:rFonts w:ascii="Times New Roman" w:eastAsia="Times New Roman" w:hAnsi="Times New Roman" w:cs="Times New Roman"/>
            <w:color w:val="000000" w:themeColor="text1"/>
            <w:sz w:val="24"/>
            <w:szCs w:val="24"/>
          </w:rPr>
          <w:t xml:space="preserve"> is not changed in case of </w:t>
        </w:r>
        <w:proofErr w:type="spellStart"/>
        <w:r w:rsidRPr="00C90A7A">
          <w:rPr>
            <w:rFonts w:ascii="Times New Roman" w:eastAsia="Times New Roman" w:hAnsi="Times New Roman" w:cs="Times New Roman"/>
            <w:color w:val="000000" w:themeColor="text1"/>
            <w:sz w:val="24"/>
            <w:szCs w:val="24"/>
          </w:rPr>
          <w:t>Server.Transfer</w:t>
        </w:r>
        <w:proofErr w:type="spellEnd"/>
        <w:r w:rsidRPr="00C90A7A">
          <w:rPr>
            <w:rFonts w:ascii="Times New Roman" w:eastAsia="Times New Roman" w:hAnsi="Times New Roman" w:cs="Times New Roman"/>
            <w:color w:val="000000" w:themeColor="text1"/>
            <w:sz w:val="24"/>
            <w:szCs w:val="24"/>
          </w:rPr>
          <w:t xml:space="preserve"> i.e. Browser history is not modified in using it.</w:t>
        </w:r>
      </w:ins>
    </w:p>
    <w:p w:rsidR="00C90A7A" w:rsidRPr="00C90A7A" w:rsidRDefault="00C90A7A" w:rsidP="00C90A7A">
      <w:pPr>
        <w:spacing w:after="0" w:line="240" w:lineRule="auto"/>
        <w:rPr>
          <w:ins w:id="394"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395" w:author="Unknown"/>
          <w:rFonts w:ascii="Times New Roman" w:eastAsia="Times New Roman" w:hAnsi="Times New Roman" w:cs="Times New Roman"/>
          <w:color w:val="000000" w:themeColor="text1"/>
          <w:sz w:val="24"/>
          <w:szCs w:val="24"/>
          <w:u w:val="single"/>
        </w:rPr>
      </w:pPr>
      <w:ins w:id="396" w:author="Unknown">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"http://www.dotnetfunda.com/interview/exam1939-hows-method-overriding-different-from-overloading.aspx" \o "How's method overriding different from overloading?"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397" w:author="Unknown"/>
          <w:rFonts w:ascii="Times New Roman" w:eastAsia="Times New Roman" w:hAnsi="Times New Roman" w:cs="Times New Roman"/>
          <w:b/>
          <w:bCs/>
          <w:color w:val="000000" w:themeColor="text1"/>
          <w:sz w:val="36"/>
          <w:szCs w:val="36"/>
        </w:rPr>
      </w:pPr>
      <w:ins w:id="398" w:author="Unknown">
        <w:r w:rsidRPr="00C90A7A">
          <w:rPr>
            <w:rFonts w:ascii="Times New Roman" w:eastAsia="Times New Roman" w:hAnsi="Times New Roman" w:cs="Times New Roman"/>
            <w:b/>
            <w:bCs/>
            <w:color w:val="000000" w:themeColor="text1"/>
            <w:sz w:val="36"/>
            <w:szCs w:val="36"/>
            <w:u w:val="single"/>
          </w:rPr>
          <w:t>How's method overriding different from overloading?</w:t>
        </w:r>
      </w:ins>
    </w:p>
    <w:p w:rsidR="00C90A7A" w:rsidRPr="00C90A7A" w:rsidRDefault="00C90A7A" w:rsidP="00C90A7A">
      <w:pPr>
        <w:spacing w:after="0" w:line="240" w:lineRule="auto"/>
        <w:rPr>
          <w:ins w:id="399" w:author="Unknown"/>
          <w:rFonts w:ascii="Times New Roman" w:eastAsia="Times New Roman" w:hAnsi="Times New Roman" w:cs="Times New Roman"/>
          <w:color w:val="000000" w:themeColor="text1"/>
          <w:sz w:val="24"/>
          <w:szCs w:val="24"/>
        </w:rPr>
      </w:pPr>
      <w:ins w:id="400"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"http://www.dotnetfunda.com/profile/blessybaby.aspx"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Blessybaby</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401" w:author="Unknown"/>
          <w:rFonts w:ascii="Times New Roman" w:eastAsia="Times New Roman" w:hAnsi="Times New Roman" w:cs="Times New Roman"/>
          <w:color w:val="000000" w:themeColor="text1"/>
          <w:sz w:val="24"/>
          <w:szCs w:val="24"/>
        </w:rPr>
      </w:pPr>
      <w:ins w:id="402" w:author="Unknown">
        <w:r w:rsidRPr="00C90A7A">
          <w:rPr>
            <w:rFonts w:ascii="Times New Roman" w:eastAsia="Times New Roman" w:hAnsi="Times New Roman" w:cs="Times New Roman"/>
            <w:color w:val="000000" w:themeColor="text1"/>
            <w:sz w:val="24"/>
            <w:szCs w:val="24"/>
          </w:rPr>
          <w:t>When overriding, you change the method behavior for a derived class. Overloading simply involves having a method with the same name within the class.</w:t>
        </w:r>
      </w:ins>
    </w:p>
    <w:p w:rsidR="00C90A7A" w:rsidRPr="00C90A7A" w:rsidRDefault="00C90A7A" w:rsidP="00C90A7A">
      <w:pPr>
        <w:spacing w:after="0" w:line="240" w:lineRule="auto"/>
        <w:rPr>
          <w:ins w:id="403" w:author="Unknown"/>
          <w:rFonts w:ascii="Times New Roman" w:eastAsia="Times New Roman" w:hAnsi="Times New Roman" w:cs="Times New Roman"/>
          <w:color w:val="000000" w:themeColor="text1"/>
          <w:sz w:val="24"/>
          <w:szCs w:val="24"/>
        </w:rPr>
      </w:pPr>
    </w:p>
    <w:p w:rsidR="00C90A7A" w:rsidRPr="00C90A7A" w:rsidRDefault="00C90A7A" w:rsidP="00C90A7A">
      <w:pPr>
        <w:spacing w:after="0" w:line="240" w:lineRule="auto"/>
        <w:rPr>
          <w:ins w:id="404" w:author="Unknown"/>
          <w:rFonts w:ascii="Times New Roman" w:eastAsia="Times New Roman" w:hAnsi="Times New Roman" w:cs="Times New Roman"/>
          <w:color w:val="000000" w:themeColor="text1"/>
          <w:sz w:val="24"/>
          <w:szCs w:val="24"/>
          <w:u w:val="single"/>
        </w:rPr>
      </w:pPr>
      <w:ins w:id="405" w:author="Unknown">
        <w:r w:rsidRPr="00C90A7A">
          <w:rPr>
            <w:rFonts w:ascii="Times New Roman" w:eastAsia="Times New Roman" w:hAnsi="Times New Roman" w:cs="Times New Roman"/>
            <w:color w:val="000000" w:themeColor="text1"/>
            <w:sz w:val="24"/>
            <w:szCs w:val="24"/>
          </w:rPr>
          <w:lastRenderedPageBreak/>
          <w:fldChar w:fldCharType="begin"/>
        </w:r>
        <w:r w:rsidRPr="00C90A7A">
          <w:rPr>
            <w:rFonts w:ascii="Times New Roman" w:eastAsia="Times New Roman" w:hAnsi="Times New Roman" w:cs="Times New Roman"/>
            <w:color w:val="000000" w:themeColor="text1"/>
            <w:sz w:val="24"/>
            <w:szCs w:val="24"/>
          </w:rPr>
          <w:instrText xml:space="preserve"> HYPERLINK "http://www.dotnetfunda.com/interview/exam1940-what-does-the-keyword-virtual-mean-in-the-method-definition.aspx" \o "What does the keyword virtual mean in the method definition?" </w:instrText>
        </w:r>
        <w:r w:rsidRPr="00C90A7A">
          <w:rPr>
            <w:rFonts w:ascii="Times New Roman" w:eastAsia="Times New Roman" w:hAnsi="Times New Roman" w:cs="Times New Roman"/>
            <w:color w:val="000000" w:themeColor="text1"/>
            <w:sz w:val="24"/>
            <w:szCs w:val="24"/>
          </w:rPr>
          <w:fldChar w:fldCharType="separate"/>
        </w:r>
      </w:ins>
    </w:p>
    <w:p w:rsidR="00C90A7A" w:rsidRPr="00C90A7A" w:rsidRDefault="00C90A7A" w:rsidP="00C90A7A">
      <w:pPr>
        <w:spacing w:before="100" w:beforeAutospacing="1" w:after="100" w:afterAutospacing="1" w:line="240" w:lineRule="auto"/>
        <w:outlineLvl w:val="1"/>
        <w:rPr>
          <w:ins w:id="406" w:author="Unknown"/>
          <w:rFonts w:ascii="Times New Roman" w:eastAsia="Times New Roman" w:hAnsi="Times New Roman" w:cs="Times New Roman"/>
          <w:b/>
          <w:bCs/>
          <w:color w:val="000000" w:themeColor="text1"/>
          <w:sz w:val="36"/>
          <w:szCs w:val="36"/>
        </w:rPr>
      </w:pPr>
      <w:ins w:id="407" w:author="Unknown">
        <w:r w:rsidRPr="00C90A7A">
          <w:rPr>
            <w:rFonts w:ascii="Times New Roman" w:eastAsia="Times New Roman" w:hAnsi="Times New Roman" w:cs="Times New Roman"/>
            <w:b/>
            <w:bCs/>
            <w:color w:val="000000" w:themeColor="text1"/>
            <w:sz w:val="36"/>
            <w:szCs w:val="36"/>
            <w:u w:val="single"/>
          </w:rPr>
          <w:t>What does the keyword virtual mean in the method definition?</w:t>
        </w:r>
      </w:ins>
    </w:p>
    <w:p w:rsidR="00C90A7A" w:rsidRPr="00C90A7A" w:rsidRDefault="00C90A7A" w:rsidP="00C90A7A">
      <w:pPr>
        <w:spacing w:after="0" w:line="240" w:lineRule="auto"/>
        <w:rPr>
          <w:ins w:id="408" w:author="Unknown"/>
          <w:rFonts w:ascii="Times New Roman" w:eastAsia="Times New Roman" w:hAnsi="Times New Roman" w:cs="Times New Roman"/>
          <w:color w:val="000000" w:themeColor="text1"/>
          <w:sz w:val="24"/>
          <w:szCs w:val="24"/>
        </w:rPr>
      </w:pPr>
      <w:ins w:id="409" w:author="Unknown">
        <w:r w:rsidRPr="00C90A7A">
          <w:rPr>
            <w:rFonts w:ascii="Times New Roman" w:eastAsia="Times New Roman" w:hAnsi="Times New Roman" w:cs="Times New Roman"/>
            <w:color w:val="000000" w:themeColor="text1"/>
            <w:sz w:val="24"/>
            <w:szCs w:val="24"/>
          </w:rPr>
          <w:fldChar w:fldCharType="end"/>
        </w:r>
        <w:r w:rsidRPr="00C90A7A">
          <w:rPr>
            <w:rFonts w:ascii="Times New Roman" w:eastAsia="Times New Roman" w:hAnsi="Times New Roman" w:cs="Times New Roman"/>
            <w:color w:val="000000" w:themeColor="text1"/>
            <w:sz w:val="24"/>
            <w:szCs w:val="24"/>
          </w:rPr>
          <w:br/>
          <w:t xml:space="preserve">Posted by: </w:t>
        </w:r>
        <w:r w:rsidRPr="00C90A7A">
          <w:rPr>
            <w:rFonts w:ascii="Times New Roman" w:eastAsia="Times New Roman" w:hAnsi="Times New Roman" w:cs="Times New Roman"/>
            <w:color w:val="000000" w:themeColor="text1"/>
            <w:sz w:val="24"/>
            <w:szCs w:val="24"/>
          </w:rPr>
          <w:fldChar w:fldCharType="begin"/>
        </w:r>
        <w:r w:rsidRPr="00C90A7A">
          <w:rPr>
            <w:rFonts w:ascii="Times New Roman" w:eastAsia="Times New Roman" w:hAnsi="Times New Roman" w:cs="Times New Roman"/>
            <w:color w:val="000000" w:themeColor="text1"/>
            <w:sz w:val="24"/>
            <w:szCs w:val="24"/>
          </w:rPr>
          <w:instrText xml:space="preserve"> HYPERLINK "http://www.dotnetfunda.com/profile/blessybaby.aspx" </w:instrText>
        </w:r>
        <w:r w:rsidRPr="00C90A7A">
          <w:rPr>
            <w:rFonts w:ascii="Times New Roman" w:eastAsia="Times New Roman" w:hAnsi="Times New Roman" w:cs="Times New Roman"/>
            <w:color w:val="000000" w:themeColor="text1"/>
            <w:sz w:val="24"/>
            <w:szCs w:val="24"/>
          </w:rPr>
          <w:fldChar w:fldCharType="separate"/>
        </w:r>
        <w:proofErr w:type="spellStart"/>
        <w:r w:rsidRPr="00C90A7A">
          <w:rPr>
            <w:rFonts w:ascii="Times New Roman" w:eastAsia="Times New Roman" w:hAnsi="Times New Roman" w:cs="Times New Roman"/>
            <w:color w:val="000000" w:themeColor="text1"/>
            <w:sz w:val="24"/>
            <w:szCs w:val="24"/>
            <w:u w:val="single"/>
          </w:rPr>
          <w:t>Blessybaby</w:t>
        </w:r>
        <w:proofErr w:type="spellEnd"/>
        <w:r w:rsidRPr="00C90A7A">
          <w:rPr>
            <w:rFonts w:ascii="Times New Roman" w:eastAsia="Times New Roman" w:hAnsi="Times New Roman" w:cs="Times New Roman"/>
            <w:color w:val="000000" w:themeColor="text1"/>
            <w:sz w:val="24"/>
            <w:szCs w:val="24"/>
          </w:rPr>
          <w:fldChar w:fldCharType="end"/>
        </w:r>
      </w:ins>
    </w:p>
    <w:p w:rsidR="00C90A7A" w:rsidRPr="00C90A7A" w:rsidRDefault="00C90A7A" w:rsidP="00C90A7A">
      <w:pPr>
        <w:spacing w:after="0" w:line="240" w:lineRule="auto"/>
        <w:rPr>
          <w:ins w:id="410" w:author="Unknown"/>
          <w:rFonts w:ascii="Times New Roman" w:eastAsia="Times New Roman" w:hAnsi="Times New Roman" w:cs="Times New Roman"/>
          <w:color w:val="000000" w:themeColor="text1"/>
          <w:sz w:val="24"/>
          <w:szCs w:val="24"/>
        </w:rPr>
      </w:pPr>
      <w:ins w:id="411" w:author="Unknown">
        <w:r w:rsidRPr="00C90A7A">
          <w:rPr>
            <w:rFonts w:ascii="Times New Roman" w:eastAsia="Times New Roman" w:hAnsi="Times New Roman" w:cs="Times New Roman"/>
            <w:color w:val="000000" w:themeColor="text1"/>
            <w:sz w:val="24"/>
            <w:szCs w:val="24"/>
          </w:rPr>
          <w:t>The method can be over-ridden.</w:t>
        </w:r>
      </w:ins>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"http://www.dotnetfunda.com/interview/exam1941-can-you-declare-the-override-method-static-while-the-original-method-is-non.aspx" \o "Can you declare the override method static while the original method is non-static?"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Can you declare the override method static while the original method is non-static?</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25" w:history="1">
        <w:proofErr w:type="spellStart"/>
        <w:r w:rsidRPr="00C90A7A">
          <w:rPr>
            <w:rFonts w:ascii="Times New Roman" w:eastAsia="Times New Roman" w:hAnsi="Times New Roman" w:cs="Times New Roman"/>
            <w:color w:val="0000FF"/>
            <w:sz w:val="24"/>
            <w:szCs w:val="24"/>
            <w:u w:val="single"/>
          </w:rPr>
          <w:t>Blessybaby</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No, you can't, the signature of the virtual method must remain the same, only the keyword virtual is changed to keyword override.</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"http://www.dotnetfunda.com/interview/exam1942-can-you-override-private-virtual-methods.aspx" \o "Can you override private virtual methods?"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Can you override private virtual methods?</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26" w:history="1">
        <w:proofErr w:type="spellStart"/>
        <w:r w:rsidRPr="00C90A7A">
          <w:rPr>
            <w:rFonts w:ascii="Times New Roman" w:eastAsia="Times New Roman" w:hAnsi="Times New Roman" w:cs="Times New Roman"/>
            <w:color w:val="0000FF"/>
            <w:sz w:val="24"/>
            <w:szCs w:val="24"/>
            <w:u w:val="single"/>
          </w:rPr>
          <w:t>Blessybaby</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No, you cannot access private methods in inherited classes.</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"http://www.dotnetfunda.com/interview/exam1943-can-you-prevent-your-class-from-being-inherited-and-becoming-a-base-class-f.aspx" \o "Can you prevent your class from being inherited and becoming a base class for some other classes?"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Can you prevent your class from being inherited and becoming a base class for some other classes?</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27" w:history="1">
        <w:proofErr w:type="spellStart"/>
        <w:r w:rsidRPr="00C90A7A">
          <w:rPr>
            <w:rFonts w:ascii="Times New Roman" w:eastAsia="Times New Roman" w:hAnsi="Times New Roman" w:cs="Times New Roman"/>
            <w:color w:val="0000FF"/>
            <w:sz w:val="24"/>
            <w:szCs w:val="24"/>
            <w:u w:val="single"/>
          </w:rPr>
          <w:t>Blessybaby</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Yes, that's what keyword sealed in the class definition is for. The developer trying to derive from your class will get a message: cannot inherit from Sealed class </w:t>
      </w:r>
      <w:proofErr w:type="spellStart"/>
      <w:r w:rsidRPr="00C90A7A">
        <w:rPr>
          <w:rFonts w:ascii="Times New Roman" w:eastAsia="Times New Roman" w:hAnsi="Times New Roman" w:cs="Times New Roman"/>
          <w:sz w:val="24"/>
          <w:szCs w:val="24"/>
        </w:rPr>
        <w:t>WhateverBaseClassName</w:t>
      </w:r>
      <w:proofErr w:type="spellEnd"/>
      <w:r w:rsidRPr="00C90A7A">
        <w:rPr>
          <w:rFonts w:ascii="Times New Roman" w:eastAsia="Times New Roman" w:hAnsi="Times New Roman" w:cs="Times New Roman"/>
          <w:sz w:val="24"/>
          <w:szCs w:val="24"/>
        </w:rPr>
        <w:t>. It's the same concept as final class in Java.</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"http://www.dotnetfunda.com/interview/exam1944-can-you-allow-class-to-be-inherited-but-prevent-the-method-from-being-over.aspx" \o "Can you allow class to be inherited, but prevent the method from being over-ridden?"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Can you allow class to be inherited, but prevent the method from being over-ridden?</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lastRenderedPageBreak/>
        <w:fldChar w:fldCharType="end"/>
      </w:r>
      <w:r w:rsidRPr="00C90A7A">
        <w:rPr>
          <w:rFonts w:ascii="Times New Roman" w:eastAsia="Times New Roman" w:hAnsi="Times New Roman" w:cs="Times New Roman"/>
          <w:sz w:val="24"/>
          <w:szCs w:val="24"/>
        </w:rPr>
        <w:br/>
        <w:t xml:space="preserve">Posted by: </w:t>
      </w:r>
      <w:hyperlink r:id="rId28" w:history="1">
        <w:proofErr w:type="spellStart"/>
        <w:r w:rsidRPr="00C90A7A">
          <w:rPr>
            <w:rFonts w:ascii="Times New Roman" w:eastAsia="Times New Roman" w:hAnsi="Times New Roman" w:cs="Times New Roman"/>
            <w:color w:val="0000FF"/>
            <w:sz w:val="24"/>
            <w:szCs w:val="24"/>
            <w:u w:val="single"/>
          </w:rPr>
          <w:t>Blessybaby</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Yes, just leave the class public and make the method sealed.</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"http://www.dotnetfunda.com/interview/exam1945-why-cant-you-specify-the-accessibility-modifier-for-methods-inside-the-int.aspx" \o "Why can't you specify the accessibility modifier for methods inside the interface?"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Why can't you specify the accessibility modifier for methods inside the interface?</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29" w:history="1">
        <w:proofErr w:type="spellStart"/>
        <w:r w:rsidRPr="00C90A7A">
          <w:rPr>
            <w:rFonts w:ascii="Times New Roman" w:eastAsia="Times New Roman" w:hAnsi="Times New Roman" w:cs="Times New Roman"/>
            <w:color w:val="0000FF"/>
            <w:sz w:val="24"/>
            <w:szCs w:val="24"/>
            <w:u w:val="single"/>
          </w:rPr>
          <w:t>Blessybaby</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proofErr w:type="gramStart"/>
      <w:r w:rsidRPr="00C90A7A">
        <w:rPr>
          <w:rFonts w:ascii="Times New Roman" w:eastAsia="Times New Roman" w:hAnsi="Times New Roman" w:cs="Times New Roman"/>
          <w:sz w:val="24"/>
          <w:szCs w:val="24"/>
        </w:rPr>
        <w:t>you</w:t>
      </w:r>
      <w:proofErr w:type="gramEnd"/>
      <w:r w:rsidRPr="00C90A7A">
        <w:rPr>
          <w:rFonts w:ascii="Times New Roman" w:eastAsia="Times New Roman" w:hAnsi="Times New Roman" w:cs="Times New Roman"/>
          <w:sz w:val="24"/>
          <w:szCs w:val="24"/>
        </w:rPr>
        <w:t xml:space="preserve"> are not allowed to specify any accessibility, it's public by default.</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"http://www.dotnetfunda.com/interview/exam2035-static-datamembers-should-be-initialized-inside-the-constructor-true-or-fa.aspx" \o "Static datamembers should be initialized inside the constructor. True or False."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Static </w:t>
      </w:r>
      <w:proofErr w:type="spellStart"/>
      <w:r w:rsidRPr="00C90A7A">
        <w:rPr>
          <w:rFonts w:ascii="Times New Roman" w:eastAsia="Times New Roman" w:hAnsi="Times New Roman" w:cs="Times New Roman"/>
          <w:b/>
          <w:bCs/>
          <w:color w:val="0000FF"/>
          <w:sz w:val="36"/>
          <w:szCs w:val="36"/>
          <w:u w:val="single"/>
        </w:rPr>
        <w:t>datamembers</w:t>
      </w:r>
      <w:proofErr w:type="spellEnd"/>
      <w:r w:rsidRPr="00C90A7A">
        <w:rPr>
          <w:rFonts w:ascii="Times New Roman" w:eastAsia="Times New Roman" w:hAnsi="Times New Roman" w:cs="Times New Roman"/>
          <w:b/>
          <w:bCs/>
          <w:color w:val="0000FF"/>
          <w:sz w:val="36"/>
          <w:szCs w:val="36"/>
          <w:u w:val="single"/>
        </w:rPr>
        <w:t xml:space="preserve"> should be initialized inside the constructor. </w:t>
      </w:r>
      <w:proofErr w:type="gramStart"/>
      <w:r w:rsidRPr="00C90A7A">
        <w:rPr>
          <w:rFonts w:ascii="Times New Roman" w:eastAsia="Times New Roman" w:hAnsi="Times New Roman" w:cs="Times New Roman"/>
          <w:b/>
          <w:bCs/>
          <w:color w:val="0000FF"/>
          <w:sz w:val="36"/>
          <w:szCs w:val="36"/>
          <w:u w:val="single"/>
        </w:rPr>
        <w:t>True or False</w:t>
      </w:r>
      <w:proofErr w:type="gramEnd"/>
      <w:r w:rsidRPr="00C90A7A">
        <w:rPr>
          <w:rFonts w:ascii="Times New Roman" w:eastAsia="Times New Roman" w:hAnsi="Times New Roman" w:cs="Times New Roman"/>
          <w:b/>
          <w:bCs/>
          <w:color w:val="0000FF"/>
          <w:sz w:val="36"/>
          <w:szCs w:val="36"/>
          <w:u w:val="single"/>
        </w:rPr>
        <w:t>.</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0" w:history="1">
        <w:proofErr w:type="spellStart"/>
        <w:r w:rsidRPr="00C90A7A">
          <w:rPr>
            <w:rFonts w:ascii="Times New Roman" w:eastAsia="Times New Roman" w:hAnsi="Times New Roman" w:cs="Times New Roman"/>
            <w:color w:val="0000FF"/>
            <w:sz w:val="24"/>
            <w:szCs w:val="24"/>
            <w:u w:val="single"/>
          </w:rPr>
          <w:t>Abhisek</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proofErr w:type="gramStart"/>
      <w:r w:rsidRPr="00C90A7A">
        <w:rPr>
          <w:rFonts w:ascii="Times New Roman" w:eastAsia="Times New Roman" w:hAnsi="Times New Roman" w:cs="Times New Roman"/>
          <w:sz w:val="24"/>
          <w:szCs w:val="24"/>
        </w:rPr>
        <w:t>False.</w:t>
      </w:r>
      <w:proofErr w:type="gramEnd"/>
      <w:r w:rsidRPr="00C90A7A">
        <w:rPr>
          <w:rFonts w:ascii="Times New Roman" w:eastAsia="Times New Roman" w:hAnsi="Times New Roman" w:cs="Times New Roman"/>
          <w:sz w:val="24"/>
          <w:szCs w:val="24"/>
        </w:rPr>
        <w:t xml:space="preserve"> Static </w:t>
      </w:r>
      <w:proofErr w:type="spellStart"/>
      <w:r w:rsidRPr="00C90A7A">
        <w:rPr>
          <w:rFonts w:ascii="Times New Roman" w:eastAsia="Times New Roman" w:hAnsi="Times New Roman" w:cs="Times New Roman"/>
          <w:sz w:val="24"/>
          <w:szCs w:val="24"/>
        </w:rPr>
        <w:t>datamembers</w:t>
      </w:r>
      <w:proofErr w:type="spellEnd"/>
      <w:r w:rsidRPr="00C90A7A">
        <w:rPr>
          <w:rFonts w:ascii="Times New Roman" w:eastAsia="Times New Roman" w:hAnsi="Times New Roman" w:cs="Times New Roman"/>
          <w:sz w:val="24"/>
          <w:szCs w:val="24"/>
        </w:rPr>
        <w:t xml:space="preserve"> should not be </w:t>
      </w:r>
      <w:proofErr w:type="spellStart"/>
      <w:r w:rsidRPr="00C90A7A">
        <w:rPr>
          <w:rFonts w:ascii="Times New Roman" w:eastAsia="Times New Roman" w:hAnsi="Times New Roman" w:cs="Times New Roman"/>
          <w:sz w:val="24"/>
          <w:szCs w:val="24"/>
        </w:rPr>
        <w:t>initialised</w:t>
      </w:r>
      <w:proofErr w:type="spellEnd"/>
      <w:r w:rsidRPr="00C90A7A">
        <w:rPr>
          <w:rFonts w:ascii="Times New Roman" w:eastAsia="Times New Roman" w:hAnsi="Times New Roman" w:cs="Times New Roman"/>
          <w:sz w:val="24"/>
          <w:szCs w:val="24"/>
        </w:rPr>
        <w:t xml:space="preserve"> inside constructor.</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"http://www.dotnetfunda.com/interview/exam2036-static-methods-can-not-use-non-static-members-true-or-false.aspx" \o "Static methods can not use non static members. True or False."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Static methods </w:t>
      </w:r>
      <w:proofErr w:type="spellStart"/>
      <w:r w:rsidRPr="00C90A7A">
        <w:rPr>
          <w:rFonts w:ascii="Times New Roman" w:eastAsia="Times New Roman" w:hAnsi="Times New Roman" w:cs="Times New Roman"/>
          <w:b/>
          <w:bCs/>
          <w:color w:val="0000FF"/>
          <w:sz w:val="36"/>
          <w:szCs w:val="36"/>
          <w:u w:val="single"/>
        </w:rPr>
        <w:t>can not</w:t>
      </w:r>
      <w:proofErr w:type="spellEnd"/>
      <w:r w:rsidRPr="00C90A7A">
        <w:rPr>
          <w:rFonts w:ascii="Times New Roman" w:eastAsia="Times New Roman" w:hAnsi="Times New Roman" w:cs="Times New Roman"/>
          <w:b/>
          <w:bCs/>
          <w:color w:val="0000FF"/>
          <w:sz w:val="36"/>
          <w:szCs w:val="36"/>
          <w:u w:val="single"/>
        </w:rPr>
        <w:t xml:space="preserve"> use non static members. </w:t>
      </w:r>
      <w:proofErr w:type="gramStart"/>
      <w:r w:rsidRPr="00C90A7A">
        <w:rPr>
          <w:rFonts w:ascii="Times New Roman" w:eastAsia="Times New Roman" w:hAnsi="Times New Roman" w:cs="Times New Roman"/>
          <w:b/>
          <w:bCs/>
          <w:color w:val="0000FF"/>
          <w:sz w:val="36"/>
          <w:szCs w:val="36"/>
          <w:u w:val="single"/>
        </w:rPr>
        <w:t>True or False</w:t>
      </w:r>
      <w:proofErr w:type="gramEnd"/>
      <w:r w:rsidRPr="00C90A7A">
        <w:rPr>
          <w:rFonts w:ascii="Times New Roman" w:eastAsia="Times New Roman" w:hAnsi="Times New Roman" w:cs="Times New Roman"/>
          <w:b/>
          <w:bCs/>
          <w:color w:val="0000FF"/>
          <w:sz w:val="36"/>
          <w:szCs w:val="36"/>
          <w:u w:val="single"/>
        </w:rPr>
        <w:t>.</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1" w:history="1">
        <w:proofErr w:type="spellStart"/>
        <w:r w:rsidRPr="00C90A7A">
          <w:rPr>
            <w:rFonts w:ascii="Times New Roman" w:eastAsia="Times New Roman" w:hAnsi="Times New Roman" w:cs="Times New Roman"/>
            <w:color w:val="0000FF"/>
            <w:sz w:val="24"/>
            <w:szCs w:val="24"/>
            <w:u w:val="single"/>
          </w:rPr>
          <w:t>Abhisek</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True</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ins w:id="412" w:author="Unknown"/>
          <w:rFonts w:ascii="Times New Roman" w:eastAsia="Times New Roman" w:hAnsi="Times New Roman" w:cs="Times New Roman"/>
          <w:color w:val="0000FF"/>
          <w:sz w:val="24"/>
          <w:szCs w:val="24"/>
          <w:u w:val="single"/>
        </w:rPr>
      </w:pPr>
      <w:ins w:id="413"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"http://www.dotnetfunda.com/interview/exam2037-a-constructor-can-be-private-true-or-false.aspx" \o "A constructor can be private. True or False"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14" w:author="Unknown"/>
          <w:rFonts w:ascii="Times New Roman" w:eastAsia="Times New Roman" w:hAnsi="Times New Roman" w:cs="Times New Roman"/>
          <w:b/>
          <w:bCs/>
          <w:sz w:val="36"/>
          <w:szCs w:val="36"/>
        </w:rPr>
      </w:pPr>
      <w:ins w:id="415" w:author="Unknown">
        <w:r w:rsidRPr="00C90A7A">
          <w:rPr>
            <w:rFonts w:ascii="Times New Roman" w:eastAsia="Times New Roman" w:hAnsi="Times New Roman" w:cs="Times New Roman"/>
            <w:b/>
            <w:bCs/>
            <w:color w:val="0000FF"/>
            <w:sz w:val="36"/>
            <w:szCs w:val="36"/>
            <w:u w:val="single"/>
          </w:rPr>
          <w:t>A constructor can be private. True or False</w:t>
        </w:r>
      </w:ins>
    </w:p>
    <w:p w:rsidR="00C90A7A" w:rsidRPr="00C90A7A" w:rsidRDefault="00C90A7A" w:rsidP="00C90A7A">
      <w:pPr>
        <w:spacing w:after="0" w:line="240" w:lineRule="auto"/>
        <w:rPr>
          <w:ins w:id="416" w:author="Unknown"/>
          <w:rFonts w:ascii="Times New Roman" w:eastAsia="Times New Roman" w:hAnsi="Times New Roman" w:cs="Times New Roman"/>
          <w:sz w:val="24"/>
          <w:szCs w:val="24"/>
        </w:rPr>
      </w:pPr>
      <w:ins w:id="417"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"http://www.dotnetfunda.com/profile/abhisek.aspx"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Abhisek</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18" w:author="Unknown"/>
          <w:rFonts w:ascii="Times New Roman" w:eastAsia="Times New Roman" w:hAnsi="Times New Roman" w:cs="Times New Roman"/>
          <w:sz w:val="24"/>
          <w:szCs w:val="24"/>
        </w:rPr>
      </w:pPr>
      <w:ins w:id="419" w:author="Unknown">
        <w:r w:rsidRPr="00C90A7A">
          <w:rPr>
            <w:rFonts w:ascii="Times New Roman" w:eastAsia="Times New Roman" w:hAnsi="Times New Roman" w:cs="Times New Roman"/>
            <w:sz w:val="24"/>
            <w:szCs w:val="24"/>
          </w:rPr>
          <w:t>True. A constructor can be private. We can declare a constructor as private.</w:t>
        </w:r>
      </w:ins>
    </w:p>
    <w:p w:rsidR="00C90A7A" w:rsidRPr="00C90A7A" w:rsidRDefault="00C90A7A" w:rsidP="00C90A7A">
      <w:pPr>
        <w:spacing w:after="0" w:line="240" w:lineRule="auto"/>
        <w:rPr>
          <w:ins w:id="420"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21" w:author="Unknown"/>
          <w:rFonts w:ascii="Times New Roman" w:eastAsia="Times New Roman" w:hAnsi="Times New Roman" w:cs="Times New Roman"/>
          <w:color w:val="0000FF"/>
          <w:sz w:val="24"/>
          <w:szCs w:val="24"/>
          <w:u w:val="single"/>
        </w:rPr>
      </w:pPr>
      <w:ins w:id="422"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"http://www.dotnetfunda.com/interview/exam2074-what-is-the-work-of-a-constructor.aspx" \o "What is the work of a constructor?"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23" w:author="Unknown"/>
          <w:rFonts w:ascii="Times New Roman" w:eastAsia="Times New Roman" w:hAnsi="Times New Roman" w:cs="Times New Roman"/>
          <w:b/>
          <w:bCs/>
          <w:sz w:val="36"/>
          <w:szCs w:val="36"/>
        </w:rPr>
      </w:pPr>
      <w:ins w:id="424" w:author="Unknown">
        <w:r w:rsidRPr="00C90A7A">
          <w:rPr>
            <w:rFonts w:ascii="Times New Roman" w:eastAsia="Times New Roman" w:hAnsi="Times New Roman" w:cs="Times New Roman"/>
            <w:b/>
            <w:bCs/>
            <w:color w:val="0000FF"/>
            <w:sz w:val="36"/>
            <w:szCs w:val="36"/>
            <w:u w:val="single"/>
          </w:rPr>
          <w:t>What is the work of a constructor?</w:t>
        </w:r>
      </w:ins>
    </w:p>
    <w:p w:rsidR="00C90A7A" w:rsidRPr="00C90A7A" w:rsidRDefault="00C90A7A" w:rsidP="00C90A7A">
      <w:pPr>
        <w:spacing w:after="0" w:line="240" w:lineRule="auto"/>
        <w:rPr>
          <w:ins w:id="425" w:author="Unknown"/>
          <w:rFonts w:ascii="Times New Roman" w:eastAsia="Times New Roman" w:hAnsi="Times New Roman" w:cs="Times New Roman"/>
          <w:sz w:val="24"/>
          <w:szCs w:val="24"/>
        </w:rPr>
      </w:pPr>
      <w:ins w:id="426" w:author="Unknown">
        <w:r w:rsidRPr="00C90A7A">
          <w:rPr>
            <w:rFonts w:ascii="Times New Roman" w:eastAsia="Times New Roman" w:hAnsi="Times New Roman" w:cs="Times New Roman"/>
            <w:sz w:val="24"/>
            <w:szCs w:val="24"/>
          </w:rPr>
          <w:lastRenderedPageBreak/>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"http://www.dotnetfunda.com/profile/abhisek.aspx"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Abhisek</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27" w:author="Unknown"/>
          <w:rFonts w:ascii="Times New Roman" w:eastAsia="Times New Roman" w:hAnsi="Times New Roman" w:cs="Times New Roman"/>
          <w:sz w:val="24"/>
          <w:szCs w:val="24"/>
        </w:rPr>
      </w:pPr>
      <w:ins w:id="428" w:author="Unknown">
        <w:r w:rsidRPr="00C90A7A">
          <w:rPr>
            <w:rFonts w:ascii="Times New Roman" w:eastAsia="Times New Roman" w:hAnsi="Times New Roman" w:cs="Times New Roman"/>
            <w:sz w:val="24"/>
            <w:szCs w:val="24"/>
          </w:rPr>
          <w:t xml:space="preserve">Constructor creates and </w:t>
        </w:r>
        <w:proofErr w:type="spellStart"/>
        <w:r w:rsidRPr="00C90A7A">
          <w:rPr>
            <w:rFonts w:ascii="Times New Roman" w:eastAsia="Times New Roman" w:hAnsi="Times New Roman" w:cs="Times New Roman"/>
            <w:sz w:val="24"/>
            <w:szCs w:val="24"/>
          </w:rPr>
          <w:t>initialises</w:t>
        </w:r>
        <w:proofErr w:type="spellEnd"/>
        <w:r w:rsidRPr="00C90A7A">
          <w:rPr>
            <w:rFonts w:ascii="Times New Roman" w:eastAsia="Times New Roman" w:hAnsi="Times New Roman" w:cs="Times New Roman"/>
            <w:sz w:val="24"/>
            <w:szCs w:val="24"/>
          </w:rPr>
          <w:t xml:space="preserve"> the objects in an application.</w:t>
        </w:r>
      </w:ins>
    </w:p>
    <w:p w:rsidR="00C90A7A" w:rsidRPr="00C90A7A" w:rsidRDefault="00C90A7A" w:rsidP="00C90A7A">
      <w:pPr>
        <w:spacing w:after="0" w:line="240" w:lineRule="auto"/>
        <w:rPr>
          <w:ins w:id="429"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30" w:author="Unknown"/>
          <w:rFonts w:ascii="Times New Roman" w:eastAsia="Times New Roman" w:hAnsi="Times New Roman" w:cs="Times New Roman"/>
          <w:color w:val="0000FF"/>
          <w:sz w:val="24"/>
          <w:szCs w:val="24"/>
          <w:u w:val="single"/>
        </w:rPr>
      </w:pPr>
      <w:ins w:id="431"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"http://www.dotnetfunda.com/interview/exam2104-name-the-operators-that-cannot-be-overloaded.aspx" \o "Name the operators that cannot be overloaded."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32" w:author="Unknown"/>
          <w:rFonts w:ascii="Times New Roman" w:eastAsia="Times New Roman" w:hAnsi="Times New Roman" w:cs="Times New Roman"/>
          <w:b/>
          <w:bCs/>
          <w:sz w:val="36"/>
          <w:szCs w:val="36"/>
        </w:rPr>
      </w:pPr>
      <w:ins w:id="433" w:author="Unknown">
        <w:r w:rsidRPr="00C90A7A">
          <w:rPr>
            <w:rFonts w:ascii="Times New Roman" w:eastAsia="Times New Roman" w:hAnsi="Times New Roman" w:cs="Times New Roman"/>
            <w:b/>
            <w:bCs/>
            <w:color w:val="0000FF"/>
            <w:sz w:val="36"/>
            <w:szCs w:val="36"/>
            <w:u w:val="single"/>
          </w:rPr>
          <w:t>Name the operators that cannot be overloaded.</w:t>
        </w:r>
      </w:ins>
    </w:p>
    <w:p w:rsidR="00C90A7A" w:rsidRPr="00C90A7A" w:rsidRDefault="00C90A7A" w:rsidP="00C90A7A">
      <w:pPr>
        <w:spacing w:after="0" w:line="240" w:lineRule="auto"/>
        <w:rPr>
          <w:ins w:id="434" w:author="Unknown"/>
          <w:rFonts w:ascii="Times New Roman" w:eastAsia="Times New Roman" w:hAnsi="Times New Roman" w:cs="Times New Roman"/>
          <w:sz w:val="24"/>
          <w:szCs w:val="24"/>
        </w:rPr>
      </w:pPr>
      <w:ins w:id="435"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"http://www.dotnetfunda.com/profile/abhisek.aspx"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Abhisek</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36" w:author="Unknown"/>
          <w:rFonts w:ascii="Times New Roman" w:eastAsia="Times New Roman" w:hAnsi="Times New Roman" w:cs="Times New Roman"/>
          <w:sz w:val="24"/>
          <w:szCs w:val="24"/>
        </w:rPr>
      </w:pPr>
      <w:proofErr w:type="spellStart"/>
      <w:proofErr w:type="gramStart"/>
      <w:ins w:id="437" w:author="Unknown">
        <w:r w:rsidRPr="00C90A7A">
          <w:rPr>
            <w:rFonts w:ascii="Times New Roman" w:eastAsia="Times New Roman" w:hAnsi="Times New Roman" w:cs="Times New Roman"/>
            <w:sz w:val="24"/>
            <w:szCs w:val="24"/>
          </w:rPr>
          <w:t>sizeof</w:t>
        </w:r>
        <w:proofErr w:type="spellEnd"/>
        <w:r w:rsidRPr="00C90A7A">
          <w:rPr>
            <w:rFonts w:ascii="Times New Roman" w:eastAsia="Times New Roman" w:hAnsi="Times New Roman" w:cs="Times New Roman"/>
            <w:sz w:val="24"/>
            <w:szCs w:val="24"/>
          </w:rPr>
          <w:t xml:space="preserve"> </w:t>
        </w:r>
        <w:proofErr w:type="gramEnd"/>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.-&gt;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w:t>
        </w:r>
      </w:ins>
    </w:p>
    <w:p w:rsidR="00C90A7A" w:rsidRPr="00C90A7A" w:rsidRDefault="00C90A7A" w:rsidP="00C90A7A">
      <w:pPr>
        <w:spacing w:after="0" w:line="240" w:lineRule="auto"/>
        <w:rPr>
          <w:ins w:id="438"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39" w:author="Unknown"/>
          <w:rFonts w:ascii="Times New Roman" w:eastAsia="Times New Roman" w:hAnsi="Times New Roman" w:cs="Times New Roman"/>
          <w:color w:val="0000FF"/>
          <w:sz w:val="24"/>
          <w:szCs w:val="24"/>
          <w:u w:val="single"/>
        </w:rPr>
      </w:pPr>
      <w:ins w:id="440"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"http://www.dotnetfunda.com/interview/exam2133-oops-interview.aspx" \o "OOps Interview"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41" w:author="Unknown"/>
          <w:rFonts w:ascii="Times New Roman" w:eastAsia="Times New Roman" w:hAnsi="Times New Roman" w:cs="Times New Roman"/>
          <w:b/>
          <w:bCs/>
          <w:sz w:val="36"/>
          <w:szCs w:val="36"/>
        </w:rPr>
      </w:pPr>
      <w:proofErr w:type="spellStart"/>
      <w:ins w:id="442" w:author="Unknown">
        <w:r w:rsidRPr="00C90A7A">
          <w:rPr>
            <w:rFonts w:ascii="Times New Roman" w:eastAsia="Times New Roman" w:hAnsi="Times New Roman" w:cs="Times New Roman"/>
            <w:b/>
            <w:bCs/>
            <w:color w:val="0000FF"/>
            <w:sz w:val="36"/>
            <w:szCs w:val="36"/>
            <w:u w:val="single"/>
          </w:rPr>
          <w:t>OOps</w:t>
        </w:r>
        <w:proofErr w:type="spellEnd"/>
        <w:r w:rsidRPr="00C90A7A">
          <w:rPr>
            <w:rFonts w:ascii="Times New Roman" w:eastAsia="Times New Roman" w:hAnsi="Times New Roman" w:cs="Times New Roman"/>
            <w:b/>
            <w:bCs/>
            <w:color w:val="0000FF"/>
            <w:sz w:val="36"/>
            <w:szCs w:val="36"/>
            <w:u w:val="single"/>
          </w:rPr>
          <w:t xml:space="preserve"> Interview</w:t>
        </w:r>
      </w:ins>
    </w:p>
    <w:p w:rsidR="00C90A7A" w:rsidRPr="00C90A7A" w:rsidRDefault="00C90A7A" w:rsidP="00C90A7A">
      <w:pPr>
        <w:spacing w:after="0" w:line="240" w:lineRule="auto"/>
        <w:rPr>
          <w:ins w:id="443" w:author="Unknown"/>
          <w:rFonts w:ascii="Times New Roman" w:eastAsia="Times New Roman" w:hAnsi="Times New Roman" w:cs="Times New Roman"/>
          <w:sz w:val="24"/>
          <w:szCs w:val="24"/>
        </w:rPr>
      </w:pPr>
      <w:ins w:id="444"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"http://www.dotnetfunda.com/profile/nrvikas.aspx"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Nrvikas</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45" w:author="Unknown"/>
          <w:rFonts w:ascii="Times New Roman" w:eastAsia="Times New Roman" w:hAnsi="Times New Roman" w:cs="Times New Roman"/>
          <w:sz w:val="24"/>
          <w:szCs w:val="24"/>
        </w:rPr>
      </w:pPr>
      <w:proofErr w:type="gramStart"/>
      <w:ins w:id="446" w:author="Unknown">
        <w:r w:rsidRPr="00C90A7A">
          <w:rPr>
            <w:rFonts w:ascii="Times New Roman" w:eastAsia="Times New Roman" w:hAnsi="Times New Roman" w:cs="Times New Roman"/>
            <w:sz w:val="24"/>
            <w:szCs w:val="24"/>
          </w:rPr>
          <w:t>ok</w:t>
        </w:r>
        <w:proofErr w:type="gramEnd"/>
      </w:ins>
    </w:p>
    <w:p w:rsidR="00C90A7A" w:rsidRPr="00C90A7A" w:rsidRDefault="00C90A7A" w:rsidP="00C90A7A">
      <w:pPr>
        <w:spacing w:after="0" w:line="240" w:lineRule="auto"/>
        <w:rPr>
          <w:ins w:id="447"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48" w:author="Unknown"/>
          <w:rFonts w:ascii="Times New Roman" w:eastAsia="Times New Roman" w:hAnsi="Times New Roman" w:cs="Times New Roman"/>
          <w:color w:val="0000FF"/>
          <w:sz w:val="24"/>
          <w:szCs w:val="24"/>
          <w:u w:val="single"/>
        </w:rPr>
      </w:pPr>
      <w:ins w:id="449"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"http://www.dotnetfunda.com/interview/exam2462-what-is-this-pointer.aspx" \o "What is \"this\" pointer?"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50" w:author="Unknown"/>
          <w:rFonts w:ascii="Times New Roman" w:eastAsia="Times New Roman" w:hAnsi="Times New Roman" w:cs="Times New Roman"/>
          <w:b/>
          <w:bCs/>
          <w:sz w:val="36"/>
          <w:szCs w:val="36"/>
        </w:rPr>
      </w:pPr>
      <w:ins w:id="451" w:author="Unknown">
        <w:r w:rsidRPr="00C90A7A">
          <w:rPr>
            <w:rFonts w:ascii="Times New Roman" w:eastAsia="Times New Roman" w:hAnsi="Times New Roman" w:cs="Times New Roman"/>
            <w:b/>
            <w:bCs/>
            <w:color w:val="0000FF"/>
            <w:sz w:val="36"/>
            <w:szCs w:val="36"/>
            <w:u w:val="single"/>
          </w:rPr>
          <w:t>What is "this" pointer?</w:t>
        </w:r>
      </w:ins>
    </w:p>
    <w:p w:rsidR="00C90A7A" w:rsidRPr="00C90A7A" w:rsidRDefault="00C90A7A" w:rsidP="00C90A7A">
      <w:pPr>
        <w:spacing w:after="0" w:line="240" w:lineRule="auto"/>
        <w:rPr>
          <w:ins w:id="452" w:author="Unknown"/>
          <w:rFonts w:ascii="Times New Roman" w:eastAsia="Times New Roman" w:hAnsi="Times New Roman" w:cs="Times New Roman"/>
          <w:sz w:val="24"/>
          <w:szCs w:val="24"/>
        </w:rPr>
      </w:pPr>
      <w:ins w:id="453"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"http://www.dotnetfunda.com/profile/abhisek.aspx"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Abhisek</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54" w:author="Unknown"/>
          <w:rFonts w:ascii="Times New Roman" w:eastAsia="Times New Roman" w:hAnsi="Times New Roman" w:cs="Times New Roman"/>
          <w:sz w:val="24"/>
          <w:szCs w:val="24"/>
        </w:rPr>
      </w:pPr>
      <w:ins w:id="455" w:author="Unknown">
        <w:r w:rsidRPr="00C90A7A">
          <w:rPr>
            <w:rFonts w:ascii="Times New Roman" w:eastAsia="Times New Roman" w:hAnsi="Times New Roman" w:cs="Times New Roman"/>
            <w:sz w:val="24"/>
            <w:szCs w:val="24"/>
          </w:rPr>
          <w:t xml:space="preserve">This pointer is a pointer which points to the current object of a class. </w:t>
        </w:r>
        <w:proofErr w:type="gramStart"/>
        <w:r w:rsidRPr="00C90A7A">
          <w:rPr>
            <w:rFonts w:ascii="Times New Roman" w:eastAsia="Times New Roman" w:hAnsi="Times New Roman" w:cs="Times New Roman"/>
            <w:sz w:val="24"/>
            <w:szCs w:val="24"/>
          </w:rPr>
          <w:t>this</w:t>
        </w:r>
        <w:proofErr w:type="gramEnd"/>
        <w:r w:rsidRPr="00C90A7A">
          <w:rPr>
            <w:rFonts w:ascii="Times New Roman" w:eastAsia="Times New Roman" w:hAnsi="Times New Roman" w:cs="Times New Roman"/>
            <w:sz w:val="24"/>
            <w:szCs w:val="24"/>
          </w:rPr>
          <w:t xml:space="preserve"> is actually a keyword which is used as a pointer which differentiate the current object with global object.</w:t>
        </w:r>
      </w:ins>
    </w:p>
    <w:p w:rsidR="00C90A7A" w:rsidRPr="00C90A7A" w:rsidRDefault="00C90A7A" w:rsidP="00C90A7A">
      <w:pPr>
        <w:spacing w:after="0" w:line="240" w:lineRule="auto"/>
        <w:rPr>
          <w:ins w:id="456"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57" w:author="Unknown"/>
          <w:rFonts w:ascii="Times New Roman" w:eastAsia="Times New Roman" w:hAnsi="Times New Roman" w:cs="Times New Roman"/>
          <w:color w:val="0000FF"/>
          <w:sz w:val="24"/>
          <w:szCs w:val="24"/>
          <w:u w:val="single"/>
        </w:rPr>
      </w:pPr>
      <w:ins w:id="458"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"http://www.dotnetfunda.com/interview/exam3748-public-class-base-public-virtual-void-fooint-x.aspx" \o "public class Base</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public virtual void foo(int x)</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Console.WriteLine(\"Base foo(int)\");</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public class Derived: Base</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public void foo(int x)</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Console.WriteLine(\"Derived foo(int)\");</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class Program</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static void Main(string[] args)</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Derived d = new Derived();</w:instrText>
        </w:r>
        <w:r w:rsidRPr="00C90A7A">
          <w:rPr>
            <w:rFonts w:ascii="Times New Roman" w:eastAsia="Times New Roman" w:hAnsi="Times New Roman" w:cs="Times New Roman"/>
            <w:sz w:val="24"/>
            <w:szCs w:val="24"/>
          </w:rPr>
          <w:cr/>
          <w:instrText xml:space="preserve">
                int i = 10;</w:instrText>
        </w:r>
        <w:r w:rsidRPr="00C90A7A">
          <w:rPr>
            <w:rFonts w:ascii="Times New Roman" w:eastAsia="Times New Roman" w:hAnsi="Times New Roman" w:cs="Times New Roman"/>
            <w:sz w:val="24"/>
            <w:szCs w:val="24"/>
          </w:rPr>
          <w:cr/>
          <w:instrText xml:space="preserve">
                d.foo(i);</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59" w:author="Unknown"/>
          <w:rFonts w:ascii="Times New Roman" w:eastAsia="Times New Roman" w:hAnsi="Times New Roman" w:cs="Times New Roman"/>
          <w:b/>
          <w:bCs/>
          <w:sz w:val="36"/>
          <w:szCs w:val="36"/>
        </w:rPr>
      </w:pPr>
      <w:ins w:id="460" w:author="Unknown">
        <w:r w:rsidRPr="00C90A7A">
          <w:rPr>
            <w:rFonts w:ascii="Times New Roman" w:eastAsia="Times New Roman" w:hAnsi="Times New Roman" w:cs="Times New Roman"/>
            <w:b/>
            <w:bCs/>
            <w:color w:val="0000FF"/>
            <w:sz w:val="36"/>
            <w:szCs w:val="36"/>
            <w:u w:val="single"/>
          </w:rPr>
          <w:t xml:space="preserve">public class Base { public virtual void </w:t>
        </w:r>
        <w:proofErr w:type="spellStart"/>
        <w:r w:rsidRPr="00C90A7A">
          <w:rPr>
            <w:rFonts w:ascii="Times New Roman" w:eastAsia="Times New Roman" w:hAnsi="Times New Roman" w:cs="Times New Roman"/>
            <w:b/>
            <w:bCs/>
            <w:color w:val="0000FF"/>
            <w:sz w:val="36"/>
            <w:szCs w:val="36"/>
            <w:u w:val="single"/>
          </w:rPr>
          <w:t>foo</w:t>
        </w:r>
        <w:proofErr w:type="spellEnd"/>
        <w:r w:rsidRPr="00C90A7A">
          <w:rPr>
            <w:rFonts w:ascii="Times New Roman" w:eastAsia="Times New Roman" w:hAnsi="Times New Roman" w:cs="Times New Roman"/>
            <w:b/>
            <w:bCs/>
            <w:color w:val="0000FF"/>
            <w:sz w:val="36"/>
            <w:szCs w:val="36"/>
            <w:u w:val="single"/>
          </w:rPr>
          <w:t>(</w:t>
        </w:r>
        <w:proofErr w:type="spellStart"/>
        <w:r w:rsidRPr="00C90A7A">
          <w:rPr>
            <w:rFonts w:ascii="Times New Roman" w:eastAsia="Times New Roman" w:hAnsi="Times New Roman" w:cs="Times New Roman"/>
            <w:b/>
            <w:bCs/>
            <w:color w:val="0000FF"/>
            <w:sz w:val="36"/>
            <w:szCs w:val="36"/>
            <w:u w:val="single"/>
          </w:rPr>
          <w:t>int</w:t>
        </w:r>
        <w:proofErr w:type="spellEnd"/>
        <w:r w:rsidRPr="00C90A7A">
          <w:rPr>
            <w:rFonts w:ascii="Times New Roman" w:eastAsia="Times New Roman" w:hAnsi="Times New Roman" w:cs="Times New Roman"/>
            <w:b/>
            <w:bCs/>
            <w:color w:val="0000FF"/>
            <w:sz w:val="36"/>
            <w:szCs w:val="36"/>
            <w:u w:val="single"/>
          </w:rPr>
          <w:t xml:space="preserve"> x) { </w:t>
        </w:r>
        <w:proofErr w:type="spellStart"/>
        <w:r w:rsidRPr="00C90A7A">
          <w:rPr>
            <w:rFonts w:ascii="Times New Roman" w:eastAsia="Times New Roman" w:hAnsi="Times New Roman" w:cs="Times New Roman"/>
            <w:b/>
            <w:bCs/>
            <w:color w:val="0000FF"/>
            <w:sz w:val="36"/>
            <w:szCs w:val="36"/>
            <w:u w:val="single"/>
          </w:rPr>
          <w:t>Console.WriteLine</w:t>
        </w:r>
        <w:proofErr w:type="spellEnd"/>
        <w:r w:rsidRPr="00C90A7A">
          <w:rPr>
            <w:rFonts w:ascii="Times New Roman" w:eastAsia="Times New Roman" w:hAnsi="Times New Roman" w:cs="Times New Roman"/>
            <w:b/>
            <w:bCs/>
            <w:color w:val="0000FF"/>
            <w:sz w:val="36"/>
            <w:szCs w:val="36"/>
            <w:u w:val="single"/>
          </w:rPr>
          <w:t xml:space="preserve">("Base </w:t>
        </w:r>
        <w:proofErr w:type="spellStart"/>
        <w:r w:rsidRPr="00C90A7A">
          <w:rPr>
            <w:rFonts w:ascii="Times New Roman" w:eastAsia="Times New Roman" w:hAnsi="Times New Roman" w:cs="Times New Roman"/>
            <w:b/>
            <w:bCs/>
            <w:color w:val="0000FF"/>
            <w:sz w:val="36"/>
            <w:szCs w:val="36"/>
            <w:u w:val="single"/>
          </w:rPr>
          <w:t>foo</w:t>
        </w:r>
        <w:proofErr w:type="spellEnd"/>
        <w:r w:rsidRPr="00C90A7A">
          <w:rPr>
            <w:rFonts w:ascii="Times New Roman" w:eastAsia="Times New Roman" w:hAnsi="Times New Roman" w:cs="Times New Roman"/>
            <w:b/>
            <w:bCs/>
            <w:color w:val="0000FF"/>
            <w:sz w:val="36"/>
            <w:szCs w:val="36"/>
            <w:u w:val="single"/>
          </w:rPr>
          <w:t>(</w:t>
        </w:r>
        <w:proofErr w:type="spellStart"/>
        <w:r w:rsidRPr="00C90A7A">
          <w:rPr>
            <w:rFonts w:ascii="Times New Roman" w:eastAsia="Times New Roman" w:hAnsi="Times New Roman" w:cs="Times New Roman"/>
            <w:b/>
            <w:bCs/>
            <w:color w:val="0000FF"/>
            <w:sz w:val="36"/>
            <w:szCs w:val="36"/>
            <w:u w:val="single"/>
          </w:rPr>
          <w:t>int</w:t>
        </w:r>
        <w:proofErr w:type="spellEnd"/>
        <w:r w:rsidRPr="00C90A7A">
          <w:rPr>
            <w:rFonts w:ascii="Times New Roman" w:eastAsia="Times New Roman" w:hAnsi="Times New Roman" w:cs="Times New Roman"/>
            <w:b/>
            <w:bCs/>
            <w:color w:val="0000FF"/>
            <w:sz w:val="36"/>
            <w:szCs w:val="36"/>
            <w:u w:val="single"/>
          </w:rPr>
          <w:t xml:space="preserve">)"); } } public class Derived: Base { public void </w:t>
        </w:r>
        <w:proofErr w:type="spellStart"/>
        <w:r w:rsidRPr="00C90A7A">
          <w:rPr>
            <w:rFonts w:ascii="Times New Roman" w:eastAsia="Times New Roman" w:hAnsi="Times New Roman" w:cs="Times New Roman"/>
            <w:b/>
            <w:bCs/>
            <w:color w:val="0000FF"/>
            <w:sz w:val="36"/>
            <w:szCs w:val="36"/>
            <w:u w:val="single"/>
          </w:rPr>
          <w:t>foo</w:t>
        </w:r>
        <w:proofErr w:type="spellEnd"/>
        <w:r w:rsidRPr="00C90A7A">
          <w:rPr>
            <w:rFonts w:ascii="Times New Roman" w:eastAsia="Times New Roman" w:hAnsi="Times New Roman" w:cs="Times New Roman"/>
            <w:b/>
            <w:bCs/>
            <w:color w:val="0000FF"/>
            <w:sz w:val="36"/>
            <w:szCs w:val="36"/>
            <w:u w:val="single"/>
          </w:rPr>
          <w:t>(</w:t>
        </w:r>
        <w:proofErr w:type="spellStart"/>
        <w:r w:rsidRPr="00C90A7A">
          <w:rPr>
            <w:rFonts w:ascii="Times New Roman" w:eastAsia="Times New Roman" w:hAnsi="Times New Roman" w:cs="Times New Roman"/>
            <w:b/>
            <w:bCs/>
            <w:color w:val="0000FF"/>
            <w:sz w:val="36"/>
            <w:szCs w:val="36"/>
            <w:u w:val="single"/>
          </w:rPr>
          <w:t>int</w:t>
        </w:r>
        <w:proofErr w:type="spellEnd"/>
        <w:r w:rsidRPr="00C90A7A">
          <w:rPr>
            <w:rFonts w:ascii="Times New Roman" w:eastAsia="Times New Roman" w:hAnsi="Times New Roman" w:cs="Times New Roman"/>
            <w:b/>
            <w:bCs/>
            <w:color w:val="0000FF"/>
            <w:sz w:val="36"/>
            <w:szCs w:val="36"/>
            <w:u w:val="single"/>
          </w:rPr>
          <w:t xml:space="preserve"> x) { </w:t>
        </w:r>
        <w:proofErr w:type="spellStart"/>
        <w:r w:rsidRPr="00C90A7A">
          <w:rPr>
            <w:rFonts w:ascii="Times New Roman" w:eastAsia="Times New Roman" w:hAnsi="Times New Roman" w:cs="Times New Roman"/>
            <w:b/>
            <w:bCs/>
            <w:color w:val="0000FF"/>
            <w:sz w:val="36"/>
            <w:szCs w:val="36"/>
            <w:u w:val="single"/>
          </w:rPr>
          <w:t>Console.WriteLine</w:t>
        </w:r>
        <w:proofErr w:type="spellEnd"/>
        <w:r w:rsidRPr="00C90A7A">
          <w:rPr>
            <w:rFonts w:ascii="Times New Roman" w:eastAsia="Times New Roman" w:hAnsi="Times New Roman" w:cs="Times New Roman"/>
            <w:b/>
            <w:bCs/>
            <w:color w:val="0000FF"/>
            <w:sz w:val="36"/>
            <w:szCs w:val="36"/>
            <w:u w:val="single"/>
          </w:rPr>
          <w:t xml:space="preserve">("Derived </w:t>
        </w:r>
        <w:proofErr w:type="spellStart"/>
        <w:r w:rsidRPr="00C90A7A">
          <w:rPr>
            <w:rFonts w:ascii="Times New Roman" w:eastAsia="Times New Roman" w:hAnsi="Times New Roman" w:cs="Times New Roman"/>
            <w:b/>
            <w:bCs/>
            <w:color w:val="0000FF"/>
            <w:sz w:val="36"/>
            <w:szCs w:val="36"/>
            <w:u w:val="single"/>
          </w:rPr>
          <w:t>foo</w:t>
        </w:r>
        <w:proofErr w:type="spellEnd"/>
        <w:r w:rsidRPr="00C90A7A">
          <w:rPr>
            <w:rFonts w:ascii="Times New Roman" w:eastAsia="Times New Roman" w:hAnsi="Times New Roman" w:cs="Times New Roman"/>
            <w:b/>
            <w:bCs/>
            <w:color w:val="0000FF"/>
            <w:sz w:val="36"/>
            <w:szCs w:val="36"/>
            <w:u w:val="single"/>
          </w:rPr>
          <w:t>(</w:t>
        </w:r>
        <w:proofErr w:type="spellStart"/>
        <w:r w:rsidRPr="00C90A7A">
          <w:rPr>
            <w:rFonts w:ascii="Times New Roman" w:eastAsia="Times New Roman" w:hAnsi="Times New Roman" w:cs="Times New Roman"/>
            <w:b/>
            <w:bCs/>
            <w:color w:val="0000FF"/>
            <w:sz w:val="36"/>
            <w:szCs w:val="36"/>
            <w:u w:val="single"/>
          </w:rPr>
          <w:t>int</w:t>
        </w:r>
        <w:proofErr w:type="spellEnd"/>
        <w:r w:rsidRPr="00C90A7A">
          <w:rPr>
            <w:rFonts w:ascii="Times New Roman" w:eastAsia="Times New Roman" w:hAnsi="Times New Roman" w:cs="Times New Roman"/>
            <w:b/>
            <w:bCs/>
            <w:color w:val="0000FF"/>
            <w:sz w:val="36"/>
            <w:szCs w:val="36"/>
            <w:u w:val="single"/>
          </w:rPr>
          <w:t xml:space="preserve">)"); } } class Program { static void Main(string[] </w:t>
        </w:r>
        <w:proofErr w:type="spellStart"/>
        <w:r w:rsidRPr="00C90A7A">
          <w:rPr>
            <w:rFonts w:ascii="Times New Roman" w:eastAsia="Times New Roman" w:hAnsi="Times New Roman" w:cs="Times New Roman"/>
            <w:b/>
            <w:bCs/>
            <w:color w:val="0000FF"/>
            <w:sz w:val="36"/>
            <w:szCs w:val="36"/>
            <w:u w:val="single"/>
          </w:rPr>
          <w:t>args</w:t>
        </w:r>
        <w:proofErr w:type="spellEnd"/>
        <w:r w:rsidRPr="00C90A7A">
          <w:rPr>
            <w:rFonts w:ascii="Times New Roman" w:eastAsia="Times New Roman" w:hAnsi="Times New Roman" w:cs="Times New Roman"/>
            <w:b/>
            <w:bCs/>
            <w:color w:val="0000FF"/>
            <w:sz w:val="36"/>
            <w:szCs w:val="36"/>
            <w:u w:val="single"/>
          </w:rPr>
          <w:t xml:space="preserve">) { Derived d = new Derived(); </w:t>
        </w:r>
        <w:proofErr w:type="spellStart"/>
        <w:r w:rsidRPr="00C90A7A">
          <w:rPr>
            <w:rFonts w:ascii="Times New Roman" w:eastAsia="Times New Roman" w:hAnsi="Times New Roman" w:cs="Times New Roman"/>
            <w:b/>
            <w:bCs/>
            <w:color w:val="0000FF"/>
            <w:sz w:val="36"/>
            <w:szCs w:val="36"/>
            <w:u w:val="single"/>
          </w:rPr>
          <w:t>int</w:t>
        </w:r>
        <w:proofErr w:type="spellEnd"/>
        <w:r w:rsidRPr="00C90A7A">
          <w:rPr>
            <w:rFonts w:ascii="Times New Roman" w:eastAsia="Times New Roman" w:hAnsi="Times New Roman" w:cs="Times New Roman"/>
            <w:b/>
            <w:bCs/>
            <w:color w:val="0000FF"/>
            <w:sz w:val="36"/>
            <w:szCs w:val="36"/>
            <w:u w:val="single"/>
          </w:rPr>
          <w:t xml:space="preserve"> </w:t>
        </w:r>
        <w:proofErr w:type="spellStart"/>
        <w:r w:rsidRPr="00C90A7A">
          <w:rPr>
            <w:rFonts w:ascii="Times New Roman" w:eastAsia="Times New Roman" w:hAnsi="Times New Roman" w:cs="Times New Roman"/>
            <w:b/>
            <w:bCs/>
            <w:color w:val="0000FF"/>
            <w:sz w:val="36"/>
            <w:szCs w:val="36"/>
            <w:u w:val="single"/>
          </w:rPr>
          <w:t>i</w:t>
        </w:r>
        <w:proofErr w:type="spellEnd"/>
        <w:r w:rsidRPr="00C90A7A">
          <w:rPr>
            <w:rFonts w:ascii="Times New Roman" w:eastAsia="Times New Roman" w:hAnsi="Times New Roman" w:cs="Times New Roman"/>
            <w:b/>
            <w:bCs/>
            <w:color w:val="0000FF"/>
            <w:sz w:val="36"/>
            <w:szCs w:val="36"/>
            <w:u w:val="single"/>
          </w:rPr>
          <w:t xml:space="preserve"> = 10; d.foo(</w:t>
        </w:r>
        <w:proofErr w:type="spellStart"/>
        <w:r w:rsidRPr="00C90A7A">
          <w:rPr>
            <w:rFonts w:ascii="Times New Roman" w:eastAsia="Times New Roman" w:hAnsi="Times New Roman" w:cs="Times New Roman"/>
            <w:b/>
            <w:bCs/>
            <w:color w:val="0000FF"/>
            <w:sz w:val="36"/>
            <w:szCs w:val="36"/>
            <w:u w:val="single"/>
          </w:rPr>
          <w:t>i</w:t>
        </w:r>
        <w:proofErr w:type="spellEnd"/>
        <w:r w:rsidRPr="00C90A7A">
          <w:rPr>
            <w:rFonts w:ascii="Times New Roman" w:eastAsia="Times New Roman" w:hAnsi="Times New Roman" w:cs="Times New Roman"/>
            <w:b/>
            <w:bCs/>
            <w:color w:val="0000FF"/>
            <w:sz w:val="36"/>
            <w:szCs w:val="36"/>
            <w:u w:val="single"/>
          </w:rPr>
          <w:t>); } }</w:t>
        </w:r>
      </w:ins>
    </w:p>
    <w:p w:rsidR="00C90A7A" w:rsidRPr="00C90A7A" w:rsidRDefault="00C90A7A" w:rsidP="00C90A7A">
      <w:pPr>
        <w:spacing w:after="0" w:line="240" w:lineRule="auto"/>
        <w:rPr>
          <w:ins w:id="461" w:author="Unknown"/>
          <w:rFonts w:ascii="Times New Roman" w:eastAsia="Times New Roman" w:hAnsi="Times New Roman" w:cs="Times New Roman"/>
          <w:sz w:val="24"/>
          <w:szCs w:val="24"/>
        </w:rPr>
      </w:pPr>
      <w:ins w:id="462" w:author="Unknown">
        <w:r w:rsidRPr="00C90A7A">
          <w:rPr>
            <w:rFonts w:ascii="Times New Roman" w:eastAsia="Times New Roman" w:hAnsi="Times New Roman" w:cs="Times New Roman"/>
            <w:sz w:val="24"/>
            <w:szCs w:val="24"/>
          </w:rPr>
          <w:lastRenderedPageBreak/>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"http://www.dotnetfunda.com/profile/santosh.impossible.aspx"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Santosh.impossible</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63" w:author="Unknown"/>
          <w:rFonts w:ascii="Times New Roman" w:eastAsia="Times New Roman" w:hAnsi="Times New Roman" w:cs="Times New Roman"/>
          <w:sz w:val="24"/>
          <w:szCs w:val="24"/>
        </w:rPr>
      </w:pPr>
      <w:ins w:id="464" w:author="Unknown">
        <w:r w:rsidRPr="00C90A7A">
          <w:rPr>
            <w:rFonts w:ascii="Times New Roman" w:eastAsia="Times New Roman" w:hAnsi="Times New Roman" w:cs="Times New Roman"/>
            <w:sz w:val="24"/>
            <w:szCs w:val="24"/>
          </w:rPr>
          <w:t>NOTE: This is objective type question, Please click question title for correct answer.</w:t>
        </w:r>
      </w:ins>
    </w:p>
    <w:p w:rsidR="00C90A7A" w:rsidRPr="00C90A7A" w:rsidRDefault="00C90A7A" w:rsidP="00C90A7A">
      <w:pPr>
        <w:spacing w:after="0" w:line="240" w:lineRule="auto"/>
        <w:rPr>
          <w:ins w:id="465"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66" w:author="Unknown"/>
          <w:rFonts w:ascii="Times New Roman" w:eastAsia="Times New Roman" w:hAnsi="Times New Roman" w:cs="Times New Roman"/>
          <w:color w:val="0000FF"/>
          <w:sz w:val="24"/>
          <w:szCs w:val="24"/>
          <w:u w:val="single"/>
        </w:rPr>
      </w:pPr>
      <w:ins w:id="467"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"http://www.dotnetfunda.com/interview/exam3881-difference-between-sealed-and-static-classes.aspx" \o "Difference between sealed and static classes"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68" w:author="Unknown"/>
          <w:rFonts w:ascii="Times New Roman" w:eastAsia="Times New Roman" w:hAnsi="Times New Roman" w:cs="Times New Roman"/>
          <w:b/>
          <w:bCs/>
          <w:sz w:val="36"/>
          <w:szCs w:val="36"/>
        </w:rPr>
      </w:pPr>
      <w:ins w:id="469" w:author="Unknown">
        <w:r w:rsidRPr="00C90A7A">
          <w:rPr>
            <w:rFonts w:ascii="Times New Roman" w:eastAsia="Times New Roman" w:hAnsi="Times New Roman" w:cs="Times New Roman"/>
            <w:b/>
            <w:bCs/>
            <w:color w:val="0000FF"/>
            <w:sz w:val="36"/>
            <w:szCs w:val="36"/>
            <w:u w:val="single"/>
          </w:rPr>
          <w:t>Difference between sealed and static classes</w:t>
        </w:r>
      </w:ins>
    </w:p>
    <w:p w:rsidR="00C90A7A" w:rsidRPr="00C90A7A" w:rsidRDefault="00C90A7A" w:rsidP="00C90A7A">
      <w:pPr>
        <w:spacing w:after="0" w:line="240" w:lineRule="auto"/>
        <w:rPr>
          <w:ins w:id="470" w:author="Unknown"/>
          <w:rFonts w:ascii="Times New Roman" w:eastAsia="Times New Roman" w:hAnsi="Times New Roman" w:cs="Times New Roman"/>
          <w:sz w:val="24"/>
          <w:szCs w:val="24"/>
        </w:rPr>
      </w:pPr>
      <w:ins w:id="471"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"http://www.dotnetfunda.com/profile/ddd.aspx"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Ddd</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72" w:author="Unknown"/>
          <w:rFonts w:ascii="Times New Roman" w:eastAsia="Times New Roman" w:hAnsi="Times New Roman" w:cs="Times New Roman"/>
          <w:sz w:val="24"/>
          <w:szCs w:val="24"/>
        </w:rPr>
      </w:pPr>
      <w:proofErr w:type="gramStart"/>
      <w:ins w:id="473" w:author="Unknown">
        <w:r w:rsidRPr="00C90A7A">
          <w:rPr>
            <w:rFonts w:ascii="Times New Roman" w:eastAsia="Times New Roman" w:hAnsi="Times New Roman" w:cs="Times New Roman"/>
            <w:sz w:val="24"/>
            <w:szCs w:val="24"/>
          </w:rPr>
          <w:t>sealed</w:t>
        </w:r>
        <w:proofErr w:type="gramEnd"/>
        <w:r w:rsidRPr="00C90A7A">
          <w:rPr>
            <w:rFonts w:ascii="Times New Roman" w:eastAsia="Times New Roman" w:hAnsi="Times New Roman" w:cs="Times New Roman"/>
            <w:sz w:val="24"/>
            <w:szCs w:val="24"/>
          </w:rPr>
          <w:t xml:space="preserve"> classes: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1)we can create their instances, but cannot inherit them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ex: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sealed class demo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w:t>
        </w:r>
        <w:proofErr w:type="spellStart"/>
        <w:r w:rsidRPr="00C90A7A">
          <w:rPr>
            <w:rFonts w:ascii="Times New Roman" w:eastAsia="Times New Roman" w:hAnsi="Times New Roman" w:cs="Times New Roman"/>
            <w:sz w:val="24"/>
            <w:szCs w:val="24"/>
          </w:rPr>
          <w:t>abc:demo</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--Wrong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2)They can contain static as well as </w:t>
        </w:r>
        <w:proofErr w:type="spellStart"/>
        <w:r w:rsidRPr="00C90A7A">
          <w:rPr>
            <w:rFonts w:ascii="Times New Roman" w:eastAsia="Times New Roman" w:hAnsi="Times New Roman" w:cs="Times New Roman"/>
            <w:sz w:val="24"/>
            <w:szCs w:val="24"/>
          </w:rPr>
          <w:t>nonstatic</w:t>
        </w:r>
        <w:proofErr w:type="spellEnd"/>
        <w:r w:rsidRPr="00C90A7A">
          <w:rPr>
            <w:rFonts w:ascii="Times New Roman" w:eastAsia="Times New Roman" w:hAnsi="Times New Roman" w:cs="Times New Roman"/>
            <w:sz w:val="24"/>
            <w:szCs w:val="24"/>
          </w:rPr>
          <w:t xml:space="preserve"> members.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static</w:t>
        </w:r>
        <w:proofErr w:type="gramEnd"/>
        <w:r w:rsidRPr="00C90A7A">
          <w:rPr>
            <w:rFonts w:ascii="Times New Roman" w:eastAsia="Times New Roman" w:hAnsi="Times New Roman" w:cs="Times New Roman"/>
            <w:sz w:val="24"/>
            <w:szCs w:val="24"/>
          </w:rPr>
          <w:t xml:space="preserve"> classes: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1)we can neither create their instances, nor inherit them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ex: </w:t>
        </w:r>
        <w:r w:rsidRPr="00C90A7A">
          <w:rPr>
            <w:rFonts w:ascii="Times New Roman" w:eastAsia="Times New Roman" w:hAnsi="Times New Roman" w:cs="Times New Roman"/>
            <w:sz w:val="24"/>
            <w:szCs w:val="24"/>
          </w:rPr>
          <w:br/>
          <w:t xml:space="preserve">static class Program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2)They can have static members only.</w:t>
        </w:r>
      </w:ins>
    </w:p>
    <w:p w:rsidR="00C90A7A" w:rsidRPr="00C90A7A" w:rsidRDefault="00C90A7A" w:rsidP="00C90A7A">
      <w:pPr>
        <w:spacing w:after="0" w:line="240" w:lineRule="auto"/>
        <w:rPr>
          <w:ins w:id="474"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75" w:author="Unknown"/>
          <w:rFonts w:ascii="Times New Roman" w:eastAsia="Times New Roman" w:hAnsi="Times New Roman" w:cs="Times New Roman"/>
          <w:color w:val="0000FF"/>
          <w:sz w:val="24"/>
          <w:szCs w:val="24"/>
          <w:u w:val="single"/>
        </w:rPr>
      </w:pPr>
      <w:ins w:id="476"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"http://www.dotnetfunda.com/interview/exam3884-differences-between-a-structure-and-class.aspx" \o "Differences between a structure and class"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77" w:author="Unknown"/>
          <w:rFonts w:ascii="Times New Roman" w:eastAsia="Times New Roman" w:hAnsi="Times New Roman" w:cs="Times New Roman"/>
          <w:b/>
          <w:bCs/>
          <w:sz w:val="36"/>
          <w:szCs w:val="36"/>
        </w:rPr>
      </w:pPr>
      <w:ins w:id="478" w:author="Unknown">
        <w:r w:rsidRPr="00C90A7A">
          <w:rPr>
            <w:rFonts w:ascii="Times New Roman" w:eastAsia="Times New Roman" w:hAnsi="Times New Roman" w:cs="Times New Roman"/>
            <w:b/>
            <w:bCs/>
            <w:color w:val="0000FF"/>
            <w:sz w:val="36"/>
            <w:szCs w:val="36"/>
            <w:u w:val="single"/>
          </w:rPr>
          <w:t>Differences between a structure and class</w:t>
        </w:r>
      </w:ins>
    </w:p>
    <w:p w:rsidR="00C90A7A" w:rsidRPr="00C90A7A" w:rsidRDefault="00C90A7A" w:rsidP="00C90A7A">
      <w:pPr>
        <w:spacing w:after="0" w:line="240" w:lineRule="auto"/>
        <w:rPr>
          <w:ins w:id="479" w:author="Unknown"/>
          <w:rFonts w:ascii="Times New Roman" w:eastAsia="Times New Roman" w:hAnsi="Times New Roman" w:cs="Times New Roman"/>
          <w:sz w:val="24"/>
          <w:szCs w:val="24"/>
        </w:rPr>
      </w:pPr>
      <w:ins w:id="480"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"http://www.dotnetfunda.com/profile/ddd.aspx"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Ddd</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81" w:author="Unknown"/>
          <w:rFonts w:ascii="Times New Roman" w:eastAsia="Times New Roman" w:hAnsi="Times New Roman" w:cs="Times New Roman"/>
          <w:sz w:val="24"/>
          <w:szCs w:val="24"/>
        </w:rPr>
      </w:pPr>
      <w:ins w:id="482" w:author="Unknown">
        <w:r w:rsidRPr="00C90A7A">
          <w:rPr>
            <w:rFonts w:ascii="Times New Roman" w:eastAsia="Times New Roman" w:hAnsi="Times New Roman" w:cs="Times New Roman"/>
            <w:sz w:val="24"/>
            <w:szCs w:val="24"/>
          </w:rPr>
          <w:lastRenderedPageBreak/>
          <w:t xml:space="preserve">Structure: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1)It is a Value Type </w:t>
        </w:r>
        <w:r w:rsidRPr="00C90A7A">
          <w:rPr>
            <w:rFonts w:ascii="Times New Roman" w:eastAsia="Times New Roman" w:hAnsi="Times New Roman" w:cs="Times New Roman"/>
            <w:sz w:val="24"/>
            <w:szCs w:val="24"/>
          </w:rPr>
          <w:br/>
          <w:t xml:space="preserve">2)Its variable directly contains the data on the stack </w:t>
        </w:r>
        <w:r w:rsidRPr="00C90A7A">
          <w:rPr>
            <w:rFonts w:ascii="Times New Roman" w:eastAsia="Times New Roman" w:hAnsi="Times New Roman" w:cs="Times New Roman"/>
            <w:sz w:val="24"/>
            <w:szCs w:val="24"/>
          </w:rPr>
          <w:br/>
          <w:t xml:space="preserve">3)Each structure variable has its independent copy </w:t>
        </w:r>
        <w:r w:rsidRPr="00C90A7A">
          <w:rPr>
            <w:rFonts w:ascii="Times New Roman" w:eastAsia="Times New Roman" w:hAnsi="Times New Roman" w:cs="Times New Roman"/>
            <w:sz w:val="24"/>
            <w:szCs w:val="24"/>
          </w:rPr>
          <w:br/>
          <w:t xml:space="preserve">of data.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4)One</w:t>
        </w:r>
        <w:proofErr w:type="gramEnd"/>
        <w:r w:rsidRPr="00C90A7A">
          <w:rPr>
            <w:rFonts w:ascii="Times New Roman" w:eastAsia="Times New Roman" w:hAnsi="Times New Roman" w:cs="Times New Roman"/>
            <w:sz w:val="24"/>
            <w:szCs w:val="24"/>
          </w:rPr>
          <w:t xml:space="preserve"> structure cannot inherit other </w:t>
        </w:r>
        <w:r w:rsidRPr="00C90A7A">
          <w:rPr>
            <w:rFonts w:ascii="Times New Roman" w:eastAsia="Times New Roman" w:hAnsi="Times New Roman" w:cs="Times New Roman"/>
            <w:sz w:val="24"/>
            <w:szCs w:val="24"/>
          </w:rPr>
          <w:br/>
          <w:t xml:space="preserve">5)They do not have destructors </w:t>
        </w:r>
        <w:r w:rsidRPr="00C90A7A">
          <w:rPr>
            <w:rFonts w:ascii="Times New Roman" w:eastAsia="Times New Roman" w:hAnsi="Times New Roman" w:cs="Times New Roman"/>
            <w:sz w:val="24"/>
            <w:szCs w:val="24"/>
          </w:rPr>
          <w:br/>
          <w:t xml:space="preserve">6)They do </w:t>
        </w:r>
        <w:proofErr w:type="spellStart"/>
        <w:r w:rsidRPr="00C90A7A">
          <w:rPr>
            <w:rFonts w:ascii="Times New Roman" w:eastAsia="Times New Roman" w:hAnsi="Times New Roman" w:cs="Times New Roman"/>
            <w:sz w:val="24"/>
            <w:szCs w:val="24"/>
          </w:rPr>
          <w:t>no</w:t>
        </w:r>
        <w:proofErr w:type="spellEnd"/>
        <w:r w:rsidRPr="00C90A7A">
          <w:rPr>
            <w:rFonts w:ascii="Times New Roman" w:eastAsia="Times New Roman" w:hAnsi="Times New Roman" w:cs="Times New Roman"/>
            <w:sz w:val="24"/>
            <w:szCs w:val="24"/>
          </w:rPr>
          <w:t xml:space="preserve"> have explicit </w:t>
        </w:r>
        <w:proofErr w:type="spellStart"/>
        <w:r w:rsidRPr="00C90A7A">
          <w:rPr>
            <w:rFonts w:ascii="Times New Roman" w:eastAsia="Times New Roman" w:hAnsi="Times New Roman" w:cs="Times New Roman"/>
            <w:sz w:val="24"/>
            <w:szCs w:val="24"/>
          </w:rPr>
          <w:t>parameterless</w:t>
        </w:r>
        <w:proofErr w:type="spellEnd"/>
        <w:r w:rsidRPr="00C90A7A">
          <w:rPr>
            <w:rFonts w:ascii="Times New Roman" w:eastAsia="Times New Roman" w:hAnsi="Times New Roman" w:cs="Times New Roman"/>
            <w:sz w:val="24"/>
            <w:szCs w:val="24"/>
          </w:rPr>
          <w:t xml:space="preserve"> constructors </w:t>
        </w:r>
        <w:r w:rsidRPr="00C90A7A">
          <w:rPr>
            <w:rFonts w:ascii="Times New Roman" w:eastAsia="Times New Roman" w:hAnsi="Times New Roman" w:cs="Times New Roman"/>
            <w:sz w:val="24"/>
            <w:szCs w:val="24"/>
          </w:rPr>
          <w:br/>
          <w:t xml:space="preserve">7)we cannot put sealed /abstract modifiers before the structures.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8)Easier</w:t>
        </w:r>
        <w:proofErr w:type="gramEnd"/>
        <w:r w:rsidRPr="00C90A7A">
          <w:rPr>
            <w:rFonts w:ascii="Times New Roman" w:eastAsia="Times New Roman" w:hAnsi="Times New Roman" w:cs="Times New Roman"/>
            <w:sz w:val="24"/>
            <w:szCs w:val="24"/>
          </w:rPr>
          <w:t xml:space="preserve"> memory management </w:t>
        </w:r>
        <w:r w:rsidRPr="00C90A7A">
          <w:rPr>
            <w:rFonts w:ascii="Times New Roman" w:eastAsia="Times New Roman" w:hAnsi="Times New Roman" w:cs="Times New Roman"/>
            <w:sz w:val="24"/>
            <w:szCs w:val="24"/>
          </w:rPr>
          <w:br/>
          <w:t xml:space="preserve">9)examples: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w:t>
        </w:r>
        <w:proofErr w:type="spellStart"/>
        <w:r w:rsidRPr="00C90A7A">
          <w:rPr>
            <w:rFonts w:ascii="Times New Roman" w:eastAsia="Times New Roman" w:hAnsi="Times New Roman" w:cs="Times New Roman"/>
            <w:sz w:val="24"/>
            <w:szCs w:val="24"/>
          </w:rPr>
          <w:t>short,long,DateTime</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t xml:space="preserve">Point </w:t>
        </w:r>
        <w:r w:rsidRPr="00C90A7A">
          <w:rPr>
            <w:rFonts w:ascii="Times New Roman" w:eastAsia="Times New Roman" w:hAnsi="Times New Roman" w:cs="Times New Roman"/>
            <w:sz w:val="24"/>
            <w:szCs w:val="24"/>
          </w:rPr>
          <w:br/>
          <w:t xml:space="preserve">(predefined)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Uses: </w:t>
        </w:r>
        <w:r w:rsidRPr="00C90A7A">
          <w:rPr>
            <w:rFonts w:ascii="Times New Roman" w:eastAsia="Times New Roman" w:hAnsi="Times New Roman" w:cs="Times New Roman"/>
            <w:sz w:val="24"/>
            <w:szCs w:val="24"/>
          </w:rPr>
          <w:br/>
          <w:t xml:space="preserve">Structures are typically used for handling </w:t>
        </w:r>
        <w:r w:rsidRPr="00C90A7A">
          <w:rPr>
            <w:rFonts w:ascii="Times New Roman" w:eastAsia="Times New Roman" w:hAnsi="Times New Roman" w:cs="Times New Roman"/>
            <w:sz w:val="24"/>
            <w:szCs w:val="24"/>
          </w:rPr>
          <w:br/>
          <w:t xml:space="preserve">small amounts of data or where inheritance, overriding is not required </w:t>
        </w:r>
        <w:r w:rsidRPr="00C90A7A">
          <w:rPr>
            <w:rFonts w:ascii="Times New Roman" w:eastAsia="Times New Roman" w:hAnsi="Times New Roman" w:cs="Times New Roman"/>
            <w:sz w:val="24"/>
            <w:szCs w:val="24"/>
          </w:rPr>
          <w:br/>
          <w:t xml:space="preserve">example: </w:t>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a=100;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1)It is a reference Type </w:t>
        </w:r>
        <w:r w:rsidRPr="00C90A7A">
          <w:rPr>
            <w:rFonts w:ascii="Times New Roman" w:eastAsia="Times New Roman" w:hAnsi="Times New Roman" w:cs="Times New Roman"/>
            <w:sz w:val="24"/>
            <w:szCs w:val="24"/>
          </w:rPr>
          <w:br/>
          <w:t xml:space="preserve">2)Its variable has references to the data(data is stored in the object created in the heap) .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3)Two</w:t>
        </w:r>
        <w:proofErr w:type="gramEnd"/>
        <w:r w:rsidRPr="00C90A7A">
          <w:rPr>
            <w:rFonts w:ascii="Times New Roman" w:eastAsia="Times New Roman" w:hAnsi="Times New Roman" w:cs="Times New Roman"/>
            <w:sz w:val="24"/>
            <w:szCs w:val="24"/>
          </w:rPr>
          <w:t xml:space="preserve"> Class variables can refer to the same object </w:t>
        </w:r>
        <w:r w:rsidRPr="00C90A7A">
          <w:rPr>
            <w:rFonts w:ascii="Times New Roman" w:eastAsia="Times New Roman" w:hAnsi="Times New Roman" w:cs="Times New Roman"/>
            <w:sz w:val="24"/>
            <w:szCs w:val="24"/>
          </w:rPr>
          <w:br/>
          <w:t xml:space="preserve">4)One class can inherit the other(unless the class is sealed/static) </w:t>
        </w:r>
        <w:r w:rsidRPr="00C90A7A">
          <w:rPr>
            <w:rFonts w:ascii="Times New Roman" w:eastAsia="Times New Roman" w:hAnsi="Times New Roman" w:cs="Times New Roman"/>
            <w:sz w:val="24"/>
            <w:szCs w:val="24"/>
          </w:rPr>
          <w:br/>
          <w:t xml:space="preserve">5)Classes have destructors </w:t>
        </w:r>
        <w:r w:rsidRPr="00C90A7A">
          <w:rPr>
            <w:rFonts w:ascii="Times New Roman" w:eastAsia="Times New Roman" w:hAnsi="Times New Roman" w:cs="Times New Roman"/>
            <w:sz w:val="24"/>
            <w:szCs w:val="24"/>
          </w:rPr>
          <w:br/>
          <w:t xml:space="preserve">6)They can have explicit </w:t>
        </w:r>
        <w:proofErr w:type="spellStart"/>
        <w:r w:rsidRPr="00C90A7A">
          <w:rPr>
            <w:rFonts w:ascii="Times New Roman" w:eastAsia="Times New Roman" w:hAnsi="Times New Roman" w:cs="Times New Roman"/>
            <w:sz w:val="24"/>
            <w:szCs w:val="24"/>
          </w:rPr>
          <w:t>parameterless</w:t>
        </w:r>
        <w:proofErr w:type="spellEnd"/>
        <w:r w:rsidRPr="00C90A7A">
          <w:rPr>
            <w:rFonts w:ascii="Times New Roman" w:eastAsia="Times New Roman" w:hAnsi="Times New Roman" w:cs="Times New Roman"/>
            <w:sz w:val="24"/>
            <w:szCs w:val="24"/>
          </w:rPr>
          <w:t xml:space="preserve"> constructors </w:t>
        </w:r>
        <w:r w:rsidRPr="00C90A7A">
          <w:rPr>
            <w:rFonts w:ascii="Times New Roman" w:eastAsia="Times New Roman" w:hAnsi="Times New Roman" w:cs="Times New Roman"/>
            <w:sz w:val="24"/>
            <w:szCs w:val="24"/>
          </w:rPr>
          <w:br/>
          <w:t xml:space="preserve">7)Sealed/abstract </w:t>
        </w:r>
        <w:proofErr w:type="spellStart"/>
        <w:r w:rsidRPr="00C90A7A">
          <w:rPr>
            <w:rFonts w:ascii="Times New Roman" w:eastAsia="Times New Roman" w:hAnsi="Times New Roman" w:cs="Times New Roman"/>
            <w:sz w:val="24"/>
            <w:szCs w:val="24"/>
          </w:rPr>
          <w:t>modifers</w:t>
        </w:r>
        <w:proofErr w:type="spellEnd"/>
        <w:r w:rsidRPr="00C90A7A">
          <w:rPr>
            <w:rFonts w:ascii="Times New Roman" w:eastAsia="Times New Roman" w:hAnsi="Times New Roman" w:cs="Times New Roman"/>
            <w:sz w:val="24"/>
            <w:szCs w:val="24"/>
          </w:rPr>
          <w:t xml:space="preserve"> can be put before classes. </w:t>
        </w:r>
        <w:r w:rsidRPr="00C90A7A">
          <w:rPr>
            <w:rFonts w:ascii="Times New Roman" w:eastAsia="Times New Roman" w:hAnsi="Times New Roman" w:cs="Times New Roman"/>
            <w:sz w:val="24"/>
            <w:szCs w:val="24"/>
          </w:rPr>
          <w:br/>
          <w:t xml:space="preserve">8) </w:t>
        </w:r>
        <w:proofErr w:type="spellStart"/>
        <w:r w:rsidRPr="00C90A7A">
          <w:rPr>
            <w:rFonts w:ascii="Times New Roman" w:eastAsia="Times New Roman" w:hAnsi="Times New Roman" w:cs="Times New Roman"/>
            <w:sz w:val="24"/>
            <w:szCs w:val="24"/>
          </w:rPr>
          <w:t>Comparitively</w:t>
        </w:r>
        <w:proofErr w:type="spellEnd"/>
        <w:r w:rsidRPr="00C90A7A">
          <w:rPr>
            <w:rFonts w:ascii="Times New Roman" w:eastAsia="Times New Roman" w:hAnsi="Times New Roman" w:cs="Times New Roman"/>
            <w:sz w:val="24"/>
            <w:szCs w:val="24"/>
          </w:rPr>
          <w:t xml:space="preserve"> Difficult memory management </w:t>
        </w:r>
        <w:r w:rsidRPr="00C90A7A">
          <w:rPr>
            <w:rFonts w:ascii="Times New Roman" w:eastAsia="Times New Roman" w:hAnsi="Times New Roman" w:cs="Times New Roman"/>
            <w:sz w:val="24"/>
            <w:szCs w:val="24"/>
          </w:rPr>
          <w:br/>
          <w:t>9</w:t>
        </w:r>
        <w:proofErr w:type="gramStart"/>
        <w:r w:rsidRPr="00C90A7A">
          <w:rPr>
            <w:rFonts w:ascii="Times New Roman" w:eastAsia="Times New Roman" w:hAnsi="Times New Roman" w:cs="Times New Roman"/>
            <w:sz w:val="24"/>
            <w:szCs w:val="24"/>
          </w:rPr>
          <w:t>)example</w:t>
        </w:r>
        <w:proofErr w:type="gramEnd"/>
        <w:r w:rsidRPr="00C90A7A">
          <w:rPr>
            <w:rFonts w:ascii="Times New Roman" w:eastAsia="Times New Roman" w:hAnsi="Times New Roman" w:cs="Times New Roman"/>
            <w:sz w:val="24"/>
            <w:szCs w:val="24"/>
          </w:rPr>
          <w:t xml:space="preserve">: </w:t>
        </w:r>
        <w:proofErr w:type="spellStart"/>
        <w:r w:rsidRPr="00C90A7A">
          <w:rPr>
            <w:rFonts w:ascii="Times New Roman" w:eastAsia="Times New Roman" w:hAnsi="Times New Roman" w:cs="Times New Roman"/>
            <w:sz w:val="24"/>
            <w:szCs w:val="24"/>
          </w:rPr>
          <w:t>SqlConnection,DataView</w:t>
        </w:r>
        <w:proofErr w:type="spellEnd"/>
        <w:r w:rsidRPr="00C90A7A">
          <w:rPr>
            <w:rFonts w:ascii="Times New Roman" w:eastAsia="Times New Roman" w:hAnsi="Times New Roman" w:cs="Times New Roman"/>
            <w:sz w:val="24"/>
            <w:szCs w:val="24"/>
          </w:rPr>
          <w:t xml:space="preserve">(predefined classes)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Classes are typically used where inheritance, overriding is required </w:t>
        </w:r>
        <w:r w:rsidRPr="00C90A7A">
          <w:rPr>
            <w:rFonts w:ascii="Times New Roman" w:eastAsia="Times New Roman" w:hAnsi="Times New Roman" w:cs="Times New Roman"/>
            <w:sz w:val="24"/>
            <w:szCs w:val="24"/>
          </w:rPr>
          <w:br/>
          <w:t xml:space="preserve">or we need to create objects capable of handling large data </w:t>
        </w:r>
        <w:r w:rsidRPr="00C90A7A">
          <w:rPr>
            <w:rFonts w:ascii="Times New Roman" w:eastAsia="Times New Roman" w:hAnsi="Times New Roman" w:cs="Times New Roman"/>
            <w:sz w:val="24"/>
            <w:szCs w:val="24"/>
          </w:rPr>
          <w:br/>
          <w:t xml:space="preserve">example: </w:t>
        </w:r>
        <w:proofErr w:type="spellStart"/>
        <w:r w:rsidRPr="00C90A7A">
          <w:rPr>
            <w:rFonts w:ascii="Times New Roman" w:eastAsia="Times New Roman" w:hAnsi="Times New Roman" w:cs="Times New Roman"/>
            <w:sz w:val="24"/>
            <w:szCs w:val="24"/>
          </w:rPr>
          <w:t>DataSet,ArrayList</w:t>
        </w:r>
        <w:proofErr w:type="spellEnd"/>
        <w:r w:rsidRPr="00C90A7A">
          <w:rPr>
            <w:rFonts w:ascii="Times New Roman" w:eastAsia="Times New Roman" w:hAnsi="Times New Roman" w:cs="Times New Roman"/>
            <w:sz w:val="24"/>
            <w:szCs w:val="24"/>
          </w:rPr>
          <w:t xml:space="preserve"> can handle large data.</w:t>
        </w:r>
      </w:ins>
    </w:p>
    <w:p w:rsidR="00C90A7A" w:rsidRDefault="00C90A7A">
      <w:pPr>
        <w:rPr>
          <w:color w:val="000000" w:themeColor="text1"/>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"http://www.dotnetfunda.com/interview/exam3888-what-are-the-different-ways-a-method-can-be-overloaded.aspx" \o "What are the different ways a method can be overloaded?"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What are the different ways a method can be overloaded?</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2" w:history="1">
        <w:proofErr w:type="spellStart"/>
        <w:r w:rsidRPr="00C90A7A">
          <w:rPr>
            <w:rFonts w:ascii="Times New Roman" w:eastAsia="Times New Roman" w:hAnsi="Times New Roman" w:cs="Times New Roman"/>
            <w:color w:val="0000FF"/>
            <w:sz w:val="24"/>
            <w:szCs w:val="24"/>
            <w:u w:val="single"/>
          </w:rPr>
          <w:t>Ddd</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lastRenderedPageBreak/>
        <w:t xml:space="preserve">Different parameter data types, different number of parameters, different order of </w:t>
      </w:r>
      <w:r w:rsidRPr="00C90A7A">
        <w:rPr>
          <w:rFonts w:ascii="Times New Roman" w:eastAsia="Times New Roman" w:hAnsi="Times New Roman" w:cs="Times New Roman"/>
          <w:sz w:val="24"/>
          <w:szCs w:val="24"/>
        </w:rPr>
        <w:br/>
        <w:t xml:space="preserve">parameters.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example: </w:t>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area(</w:t>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a, </w:t>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b)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return a*b; --different number of parameters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area(</w:t>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b)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return a*a;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--parameter return types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calc(</w:t>
      </w:r>
      <w:proofErr w:type="spellStart"/>
      <w:r w:rsidRPr="00C90A7A">
        <w:rPr>
          <w:rFonts w:ascii="Times New Roman" w:eastAsia="Times New Roman" w:hAnsi="Times New Roman" w:cs="Times New Roman"/>
          <w:sz w:val="24"/>
          <w:szCs w:val="24"/>
        </w:rPr>
        <w:t>int</w:t>
      </w:r>
      <w:proofErr w:type="spellEnd"/>
      <w:r w:rsidRPr="00C90A7A">
        <w:rPr>
          <w:rFonts w:ascii="Times New Roman" w:eastAsia="Times New Roman" w:hAnsi="Times New Roman" w:cs="Times New Roman"/>
          <w:sz w:val="24"/>
          <w:szCs w:val="24"/>
        </w:rPr>
        <w:t xml:space="preserve">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return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double calc(double b)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return b*5; </w:t>
      </w:r>
      <w:r w:rsidRPr="00C90A7A">
        <w:rPr>
          <w:rFonts w:ascii="Times New Roman" w:eastAsia="Times New Roman" w:hAnsi="Times New Roman" w:cs="Times New Roman"/>
          <w:sz w:val="24"/>
          <w:szCs w:val="24"/>
        </w:rPr>
        <w:br/>
        <w:t>}</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"http://www.dotnetfunda.com/interview/exam3953-difference-between-a-class-and-an-object.aspx" \o "Difference between a Class and an object"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Difference between a Class and an object</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3" w:history="1">
        <w:proofErr w:type="spellStart"/>
        <w:r w:rsidRPr="00C90A7A">
          <w:rPr>
            <w:rFonts w:ascii="Times New Roman" w:eastAsia="Times New Roman" w:hAnsi="Times New Roman" w:cs="Times New Roman"/>
            <w:color w:val="0000FF"/>
            <w:sz w:val="24"/>
            <w:szCs w:val="24"/>
            <w:u w:val="single"/>
          </w:rPr>
          <w:t>Ddd</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Class: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1</w:t>
      </w:r>
      <w:proofErr w:type="gramStart"/>
      <w:r w:rsidRPr="00C90A7A">
        <w:rPr>
          <w:rFonts w:ascii="Times New Roman" w:eastAsia="Times New Roman" w:hAnsi="Times New Roman" w:cs="Times New Roman"/>
          <w:sz w:val="24"/>
          <w:szCs w:val="24"/>
        </w:rPr>
        <w:t>)It</w:t>
      </w:r>
      <w:proofErr w:type="gramEnd"/>
      <w:r w:rsidRPr="00C90A7A">
        <w:rPr>
          <w:rFonts w:ascii="Times New Roman" w:eastAsia="Times New Roman" w:hAnsi="Times New Roman" w:cs="Times New Roman"/>
          <w:sz w:val="24"/>
          <w:szCs w:val="24"/>
        </w:rPr>
        <w:t xml:space="preserve"> is a </w:t>
      </w:r>
      <w:proofErr w:type="spellStart"/>
      <w:r w:rsidRPr="00C90A7A">
        <w:rPr>
          <w:rFonts w:ascii="Times New Roman" w:eastAsia="Times New Roman" w:hAnsi="Times New Roman" w:cs="Times New Roman"/>
          <w:sz w:val="24"/>
          <w:szCs w:val="24"/>
        </w:rPr>
        <w:t>datatype</w:t>
      </w:r>
      <w:proofErr w:type="spellEnd"/>
      <w:r w:rsidRPr="00C90A7A">
        <w:rPr>
          <w:rFonts w:ascii="Times New Roman" w:eastAsia="Times New Roman" w:hAnsi="Times New Roman" w:cs="Times New Roman"/>
          <w:sz w:val="24"/>
          <w:szCs w:val="24"/>
        </w:rPr>
        <w:t xml:space="preserve"> that contains the programming logic.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2)Class</w:t>
      </w:r>
      <w:proofErr w:type="gramEnd"/>
      <w:r w:rsidRPr="00C90A7A">
        <w:rPr>
          <w:rFonts w:ascii="Times New Roman" w:eastAsia="Times New Roman" w:hAnsi="Times New Roman" w:cs="Times New Roman"/>
          <w:sz w:val="24"/>
          <w:szCs w:val="24"/>
        </w:rPr>
        <w:t xml:space="preserve"> is visible in the source code and resides in hard disk.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3)Class</w:t>
      </w:r>
      <w:proofErr w:type="gramEnd"/>
      <w:r w:rsidRPr="00C90A7A">
        <w:rPr>
          <w:rFonts w:ascii="Times New Roman" w:eastAsia="Times New Roman" w:hAnsi="Times New Roman" w:cs="Times New Roman"/>
          <w:sz w:val="24"/>
          <w:szCs w:val="24"/>
        </w:rPr>
        <w:t xml:space="preserve"> is like a template or blueprint of the object. It implements reusability,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encapsulation, inheritance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example:Button</w:t>
      </w:r>
      <w:proofErr w:type="spellEnd"/>
      <w:r w:rsidRPr="00C90A7A">
        <w:rPr>
          <w:rFonts w:ascii="Times New Roman" w:eastAsia="Times New Roman" w:hAnsi="Times New Roman" w:cs="Times New Roman"/>
          <w:sz w:val="24"/>
          <w:szCs w:val="24"/>
        </w:rPr>
        <w:t xml:space="preserve"> is a class with properties like </w:t>
      </w:r>
      <w:proofErr w:type="spellStart"/>
      <w:r w:rsidRPr="00C90A7A">
        <w:rPr>
          <w:rFonts w:ascii="Times New Roman" w:eastAsia="Times New Roman" w:hAnsi="Times New Roman" w:cs="Times New Roman"/>
          <w:sz w:val="24"/>
          <w:szCs w:val="24"/>
        </w:rPr>
        <w:t>Text,BackColor</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t xml:space="preserve">events like click, methods like Focus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Object: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lastRenderedPageBreak/>
        <w:t xml:space="preserve">1)it is a chunk of memory that implements the class logic.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2)Object</w:t>
      </w:r>
      <w:proofErr w:type="gramEnd"/>
      <w:r w:rsidRPr="00C90A7A">
        <w:rPr>
          <w:rFonts w:ascii="Times New Roman" w:eastAsia="Times New Roman" w:hAnsi="Times New Roman" w:cs="Times New Roman"/>
          <w:sz w:val="24"/>
          <w:szCs w:val="24"/>
        </w:rPr>
        <w:t xml:space="preserve"> is in the RAM and not visible in source code.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3)It</w:t>
      </w:r>
      <w:proofErr w:type="gramEnd"/>
      <w:r w:rsidRPr="00C90A7A">
        <w:rPr>
          <w:rFonts w:ascii="Times New Roman" w:eastAsia="Times New Roman" w:hAnsi="Times New Roman" w:cs="Times New Roman"/>
          <w:sz w:val="24"/>
          <w:szCs w:val="24"/>
        </w:rPr>
        <w:t xml:space="preserve"> is the real world implementation of the class. </w:t>
      </w:r>
      <w:r w:rsidRPr="00C90A7A">
        <w:rPr>
          <w:rFonts w:ascii="Times New Roman" w:eastAsia="Times New Roman" w:hAnsi="Times New Roman" w:cs="Times New Roman"/>
          <w:sz w:val="24"/>
          <w:szCs w:val="24"/>
        </w:rPr>
        <w:br/>
        <w:t xml:space="preserve">Each object has its own copy of data.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example</w:t>
      </w:r>
      <w:proofErr w:type="gramEnd"/>
      <w:r w:rsidRPr="00C90A7A">
        <w:rPr>
          <w:rFonts w:ascii="Times New Roman" w:eastAsia="Times New Roman" w:hAnsi="Times New Roman" w:cs="Times New Roman"/>
          <w:sz w:val="24"/>
          <w:szCs w:val="24"/>
        </w:rPr>
        <w:t>: Button1, Button2 are the objects of Button class.</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"http://www.dotnetfunda.com/interview/exam3961-define-oops-what-are-its-benefits.aspx" \o "Define OOPS. What are its benefits?"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Define OOPS. What are its benefits?</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4" w:history="1">
        <w:proofErr w:type="spellStart"/>
        <w:r w:rsidRPr="00C90A7A">
          <w:rPr>
            <w:rFonts w:ascii="Times New Roman" w:eastAsia="Times New Roman" w:hAnsi="Times New Roman" w:cs="Times New Roman"/>
            <w:color w:val="0000FF"/>
            <w:sz w:val="24"/>
            <w:szCs w:val="24"/>
            <w:u w:val="single"/>
          </w:rPr>
          <w:t>Ddd</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b/>
          <w:bCs/>
          <w:sz w:val="24"/>
          <w:szCs w:val="24"/>
        </w:rPr>
        <w:t>OOPS</w:t>
      </w:r>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Object Oriented Programming </w:t>
      </w:r>
      <w:proofErr w:type="spellStart"/>
      <w:r w:rsidRPr="00C90A7A">
        <w:rPr>
          <w:rFonts w:ascii="Times New Roman" w:eastAsia="Times New Roman" w:hAnsi="Times New Roman" w:cs="Times New Roman"/>
          <w:sz w:val="24"/>
          <w:szCs w:val="24"/>
        </w:rPr>
        <w:t>Stuctures</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It is a programming methodology in which the programs are organized as collections of </w:t>
      </w:r>
      <w:proofErr w:type="spellStart"/>
      <w:r w:rsidRPr="00C90A7A">
        <w:rPr>
          <w:rFonts w:ascii="Times New Roman" w:eastAsia="Times New Roman" w:hAnsi="Times New Roman" w:cs="Times New Roman"/>
          <w:sz w:val="24"/>
          <w:szCs w:val="24"/>
        </w:rPr>
        <w:t>objects.Each</w:t>
      </w:r>
      <w:proofErr w:type="spellEnd"/>
      <w:r w:rsidRPr="00C90A7A">
        <w:rPr>
          <w:rFonts w:ascii="Times New Roman" w:eastAsia="Times New Roman" w:hAnsi="Times New Roman" w:cs="Times New Roman"/>
          <w:sz w:val="24"/>
          <w:szCs w:val="24"/>
        </w:rPr>
        <w:t xml:space="preserve"> object represents an instance of some </w:t>
      </w:r>
      <w:proofErr w:type="spellStart"/>
      <w:r w:rsidRPr="00C90A7A">
        <w:rPr>
          <w:rFonts w:ascii="Times New Roman" w:eastAsia="Times New Roman" w:hAnsi="Times New Roman" w:cs="Times New Roman"/>
          <w:sz w:val="24"/>
          <w:szCs w:val="24"/>
        </w:rPr>
        <w:t>class.The</w:t>
      </w:r>
      <w:proofErr w:type="spellEnd"/>
      <w:r w:rsidRPr="00C90A7A">
        <w:rPr>
          <w:rFonts w:ascii="Times New Roman" w:eastAsia="Times New Roman" w:hAnsi="Times New Roman" w:cs="Times New Roman"/>
          <w:sz w:val="24"/>
          <w:szCs w:val="24"/>
        </w:rPr>
        <w:t xml:space="preserve"> classes can be interrelated to each other through inheritance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OOPS revolves around these concepts: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1)Class </w:t>
      </w:r>
      <w:r w:rsidRPr="00C90A7A">
        <w:rPr>
          <w:rFonts w:ascii="Times New Roman" w:eastAsia="Times New Roman" w:hAnsi="Times New Roman" w:cs="Times New Roman"/>
          <w:sz w:val="24"/>
          <w:szCs w:val="24"/>
        </w:rPr>
        <w:br/>
        <w:t xml:space="preserve">2)Object </w:t>
      </w:r>
      <w:r w:rsidRPr="00C90A7A">
        <w:rPr>
          <w:rFonts w:ascii="Times New Roman" w:eastAsia="Times New Roman" w:hAnsi="Times New Roman" w:cs="Times New Roman"/>
          <w:sz w:val="24"/>
          <w:szCs w:val="24"/>
        </w:rPr>
        <w:br/>
        <w:t xml:space="preserve">3)Inheritance </w:t>
      </w:r>
      <w:r w:rsidRPr="00C90A7A">
        <w:rPr>
          <w:rFonts w:ascii="Times New Roman" w:eastAsia="Times New Roman" w:hAnsi="Times New Roman" w:cs="Times New Roman"/>
          <w:sz w:val="24"/>
          <w:szCs w:val="24"/>
        </w:rPr>
        <w:br/>
        <w:t xml:space="preserve">4)Polymorphism </w:t>
      </w:r>
      <w:r w:rsidRPr="00C90A7A">
        <w:rPr>
          <w:rFonts w:ascii="Times New Roman" w:eastAsia="Times New Roman" w:hAnsi="Times New Roman" w:cs="Times New Roman"/>
          <w:sz w:val="24"/>
          <w:szCs w:val="24"/>
        </w:rPr>
        <w:br/>
        <w:t xml:space="preserve">5)Abstraction </w:t>
      </w:r>
      <w:r w:rsidRPr="00C90A7A">
        <w:rPr>
          <w:rFonts w:ascii="Times New Roman" w:eastAsia="Times New Roman" w:hAnsi="Times New Roman" w:cs="Times New Roman"/>
          <w:sz w:val="24"/>
          <w:szCs w:val="24"/>
        </w:rPr>
        <w:br/>
        <w:t xml:space="preserve">6)Encapsulation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Advantages: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b/>
          <w:bCs/>
          <w:sz w:val="24"/>
          <w:szCs w:val="24"/>
        </w:rPr>
        <w:t xml:space="preserve">1)Code reusability: </w:t>
      </w:r>
      <w:r w:rsidRPr="00C90A7A">
        <w:rPr>
          <w:rFonts w:ascii="Times New Roman" w:eastAsia="Times New Roman" w:hAnsi="Times New Roman" w:cs="Times New Roman"/>
          <w:sz w:val="24"/>
          <w:szCs w:val="24"/>
        </w:rPr>
        <w:t xml:space="preserve">define a class and n number of objects implement the class </w:t>
      </w:r>
      <w:r w:rsidRPr="00C90A7A">
        <w:rPr>
          <w:rFonts w:ascii="Times New Roman" w:eastAsia="Times New Roman" w:hAnsi="Times New Roman" w:cs="Times New Roman"/>
          <w:sz w:val="24"/>
          <w:szCs w:val="24"/>
        </w:rPr>
        <w:br/>
        <w:t xml:space="preserve">logic: example: Button class and n number of Button objects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b/>
          <w:bCs/>
          <w:sz w:val="24"/>
          <w:szCs w:val="24"/>
        </w:rPr>
        <w:t>2)Inheritance</w:t>
      </w:r>
      <w:r w:rsidRPr="00C90A7A">
        <w:rPr>
          <w:rFonts w:ascii="Times New Roman" w:eastAsia="Times New Roman" w:hAnsi="Times New Roman" w:cs="Times New Roman"/>
          <w:sz w:val="24"/>
          <w:szCs w:val="24"/>
        </w:rPr>
        <w:t xml:space="preserve"> : Eliminates redundant code and extend the use of existing classes.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example</w:t>
      </w:r>
      <w:proofErr w:type="gramEnd"/>
      <w:r w:rsidRPr="00C90A7A">
        <w:rPr>
          <w:rFonts w:ascii="Times New Roman" w:eastAsia="Times New Roman" w:hAnsi="Times New Roman" w:cs="Times New Roman"/>
          <w:sz w:val="24"/>
          <w:szCs w:val="24"/>
        </w:rPr>
        <w:t xml:space="preserve">: 1)we can create our own </w:t>
      </w:r>
      <w:proofErr w:type="spellStart"/>
      <w:r w:rsidRPr="00C90A7A">
        <w:rPr>
          <w:rFonts w:ascii="Times New Roman" w:eastAsia="Times New Roman" w:hAnsi="Times New Roman" w:cs="Times New Roman"/>
          <w:sz w:val="24"/>
          <w:szCs w:val="24"/>
        </w:rPr>
        <w:t>TextBox</w:t>
      </w:r>
      <w:proofErr w:type="spellEnd"/>
      <w:r w:rsidRPr="00C90A7A">
        <w:rPr>
          <w:rFonts w:ascii="Times New Roman" w:eastAsia="Times New Roman" w:hAnsi="Times New Roman" w:cs="Times New Roman"/>
          <w:sz w:val="24"/>
          <w:szCs w:val="24"/>
        </w:rPr>
        <w:t xml:space="preserve"> by inheriting from the </w:t>
      </w:r>
      <w:proofErr w:type="spellStart"/>
      <w:r w:rsidRPr="00C90A7A">
        <w:rPr>
          <w:rFonts w:ascii="Times New Roman" w:eastAsia="Times New Roman" w:hAnsi="Times New Roman" w:cs="Times New Roman"/>
          <w:sz w:val="24"/>
          <w:szCs w:val="24"/>
        </w:rPr>
        <w:t>TextBox</w:t>
      </w:r>
      <w:proofErr w:type="spellEnd"/>
      <w:r w:rsidRPr="00C90A7A">
        <w:rPr>
          <w:rFonts w:ascii="Times New Roman" w:eastAsia="Times New Roman" w:hAnsi="Times New Roman" w:cs="Times New Roman"/>
          <w:sz w:val="24"/>
          <w:szCs w:val="24"/>
        </w:rPr>
        <w:t xml:space="preserve"> class.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2)We</w:t>
      </w:r>
      <w:proofErr w:type="gramEnd"/>
      <w:r w:rsidRPr="00C90A7A">
        <w:rPr>
          <w:rFonts w:ascii="Times New Roman" w:eastAsia="Times New Roman" w:hAnsi="Times New Roman" w:cs="Times New Roman"/>
          <w:sz w:val="24"/>
          <w:szCs w:val="24"/>
        </w:rPr>
        <w:t xml:space="preserve"> can inherit one Windows </w:t>
      </w:r>
      <w:proofErr w:type="spellStart"/>
      <w:r w:rsidRPr="00C90A7A">
        <w:rPr>
          <w:rFonts w:ascii="Times New Roman" w:eastAsia="Times New Roman" w:hAnsi="Times New Roman" w:cs="Times New Roman"/>
          <w:sz w:val="24"/>
          <w:szCs w:val="24"/>
        </w:rPr>
        <w:t>Frorm</w:t>
      </w:r>
      <w:proofErr w:type="spellEnd"/>
      <w:r w:rsidRPr="00C90A7A">
        <w:rPr>
          <w:rFonts w:ascii="Times New Roman" w:eastAsia="Times New Roman" w:hAnsi="Times New Roman" w:cs="Times New Roman"/>
          <w:sz w:val="24"/>
          <w:szCs w:val="24"/>
        </w:rPr>
        <w:t xml:space="preserve"> into another.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b/>
          <w:bCs/>
          <w:sz w:val="24"/>
          <w:szCs w:val="24"/>
        </w:rPr>
        <w:t>3)Encapsulation</w:t>
      </w:r>
      <w:proofErr w:type="gramEnd"/>
      <w:r w:rsidRPr="00C90A7A">
        <w:rPr>
          <w:rFonts w:ascii="Times New Roman" w:eastAsia="Times New Roman" w:hAnsi="Times New Roman" w:cs="Times New Roman"/>
          <w:b/>
          <w:bCs/>
          <w:sz w:val="24"/>
          <w:szCs w:val="24"/>
        </w:rPr>
        <w:t>:</w:t>
      </w:r>
      <w:r w:rsidRPr="00C90A7A">
        <w:rPr>
          <w:rFonts w:ascii="Times New Roman" w:eastAsia="Times New Roman" w:hAnsi="Times New Roman" w:cs="Times New Roman"/>
          <w:sz w:val="24"/>
          <w:szCs w:val="24"/>
        </w:rPr>
        <w:t xml:space="preserve"> The programmer can hide the data and functions in a class from other </w:t>
      </w:r>
      <w:proofErr w:type="spellStart"/>
      <w:r w:rsidRPr="00C90A7A">
        <w:rPr>
          <w:rFonts w:ascii="Times New Roman" w:eastAsia="Times New Roman" w:hAnsi="Times New Roman" w:cs="Times New Roman"/>
          <w:sz w:val="24"/>
          <w:szCs w:val="24"/>
        </w:rPr>
        <w:t>classes.It</w:t>
      </w:r>
      <w:proofErr w:type="spellEnd"/>
      <w:r w:rsidRPr="00C90A7A">
        <w:rPr>
          <w:rFonts w:ascii="Times New Roman" w:eastAsia="Times New Roman" w:hAnsi="Times New Roman" w:cs="Times New Roman"/>
          <w:sz w:val="24"/>
          <w:szCs w:val="24"/>
        </w:rPr>
        <w:t xml:space="preserve"> is accomplished through modifiers like private, protected, </w:t>
      </w:r>
      <w:r w:rsidRPr="00C90A7A">
        <w:rPr>
          <w:rFonts w:ascii="Times New Roman" w:eastAsia="Times New Roman" w:hAnsi="Times New Roman" w:cs="Times New Roman"/>
          <w:sz w:val="24"/>
          <w:szCs w:val="24"/>
        </w:rPr>
        <w:br/>
        <w:t xml:space="preserve">protected internal.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b/>
          <w:bCs/>
          <w:sz w:val="24"/>
          <w:szCs w:val="24"/>
        </w:rPr>
        <w:br/>
      </w:r>
      <w:proofErr w:type="gramStart"/>
      <w:r w:rsidRPr="00C90A7A">
        <w:rPr>
          <w:rFonts w:ascii="Times New Roman" w:eastAsia="Times New Roman" w:hAnsi="Times New Roman" w:cs="Times New Roman"/>
          <w:b/>
          <w:bCs/>
          <w:sz w:val="24"/>
          <w:szCs w:val="24"/>
        </w:rPr>
        <w:lastRenderedPageBreak/>
        <w:t>4)Easy</w:t>
      </w:r>
      <w:proofErr w:type="gramEnd"/>
      <w:r w:rsidRPr="00C90A7A">
        <w:rPr>
          <w:rFonts w:ascii="Times New Roman" w:eastAsia="Times New Roman" w:hAnsi="Times New Roman" w:cs="Times New Roman"/>
          <w:b/>
          <w:bCs/>
          <w:sz w:val="24"/>
          <w:szCs w:val="24"/>
        </w:rPr>
        <w:t xml:space="preserve"> to Maintain and Upgrade:</w:t>
      </w:r>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t>If we want to make changes in a class, we can make them and save the changes in the .</w:t>
      </w:r>
      <w:proofErr w:type="spellStart"/>
      <w:r w:rsidRPr="00C90A7A">
        <w:rPr>
          <w:rFonts w:ascii="Times New Roman" w:eastAsia="Times New Roman" w:hAnsi="Times New Roman" w:cs="Times New Roman"/>
          <w:sz w:val="24"/>
          <w:szCs w:val="24"/>
        </w:rPr>
        <w:t>dll</w:t>
      </w:r>
      <w:proofErr w:type="spellEnd"/>
      <w:r w:rsidRPr="00C90A7A">
        <w:rPr>
          <w:rFonts w:ascii="Times New Roman" w:eastAsia="Times New Roman" w:hAnsi="Times New Roman" w:cs="Times New Roman"/>
          <w:sz w:val="24"/>
          <w:szCs w:val="24"/>
        </w:rPr>
        <w:t xml:space="preserve"> This .</w:t>
      </w:r>
      <w:proofErr w:type="spellStart"/>
      <w:r w:rsidRPr="00C90A7A">
        <w:rPr>
          <w:rFonts w:ascii="Times New Roman" w:eastAsia="Times New Roman" w:hAnsi="Times New Roman" w:cs="Times New Roman"/>
          <w:sz w:val="24"/>
          <w:szCs w:val="24"/>
        </w:rPr>
        <w:t>dll</w:t>
      </w:r>
      <w:proofErr w:type="spellEnd"/>
      <w:r w:rsidRPr="00C90A7A">
        <w:rPr>
          <w:rFonts w:ascii="Times New Roman" w:eastAsia="Times New Roman" w:hAnsi="Times New Roman" w:cs="Times New Roman"/>
          <w:sz w:val="24"/>
          <w:szCs w:val="24"/>
        </w:rPr>
        <w:t xml:space="preserve"> can easily be updated in the client by using Update Reference.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b/>
          <w:bCs/>
          <w:sz w:val="24"/>
          <w:szCs w:val="24"/>
        </w:rPr>
        <w:t>5)Polymorphism</w:t>
      </w:r>
      <w:proofErr w:type="gramEnd"/>
      <w:r w:rsidRPr="00C90A7A">
        <w:rPr>
          <w:rFonts w:ascii="Times New Roman" w:eastAsia="Times New Roman" w:hAnsi="Times New Roman" w:cs="Times New Roman"/>
          <w:sz w:val="24"/>
          <w:szCs w:val="24"/>
        </w:rPr>
        <w:t xml:space="preserve"> provides us with methods extensibility.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we</w:t>
      </w:r>
      <w:proofErr w:type="gramEnd"/>
      <w:r w:rsidRPr="00C90A7A">
        <w:rPr>
          <w:rFonts w:ascii="Times New Roman" w:eastAsia="Times New Roman" w:hAnsi="Times New Roman" w:cs="Times New Roman"/>
          <w:sz w:val="24"/>
          <w:szCs w:val="24"/>
        </w:rPr>
        <w:t xml:space="preserve"> can have different methods with same name, but with different kinds of behavior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ex: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Console.WriteLine</w:t>
      </w:r>
      <w:proofErr w:type="spellEnd"/>
      <w:r w:rsidRPr="00C90A7A">
        <w:rPr>
          <w:rFonts w:ascii="Times New Roman" w:eastAsia="Times New Roman" w:hAnsi="Times New Roman" w:cs="Times New Roman"/>
          <w:sz w:val="24"/>
          <w:szCs w:val="24"/>
        </w:rPr>
        <w:t xml:space="preserve">("welcome");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Console.WriteLine</w:t>
      </w:r>
      <w:proofErr w:type="spellEnd"/>
      <w:r w:rsidRPr="00C90A7A">
        <w:rPr>
          <w:rFonts w:ascii="Times New Roman" w:eastAsia="Times New Roman" w:hAnsi="Times New Roman" w:cs="Times New Roman"/>
          <w:sz w:val="24"/>
          <w:szCs w:val="24"/>
        </w:rPr>
        <w:t xml:space="preserve">(100);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b/>
          <w:bCs/>
          <w:sz w:val="24"/>
          <w:szCs w:val="24"/>
        </w:rPr>
        <w:br/>
        <w:t>6)Abstraction</w:t>
      </w:r>
      <w:r w:rsidRPr="00C90A7A">
        <w:rPr>
          <w:rFonts w:ascii="Times New Roman" w:eastAsia="Times New Roman" w:hAnsi="Times New Roman" w:cs="Times New Roman"/>
          <w:sz w:val="24"/>
          <w:szCs w:val="24"/>
        </w:rPr>
        <w:t xml:space="preserve"> allows us to define a common definition of a base class </w:t>
      </w:r>
      <w:r w:rsidRPr="00C90A7A">
        <w:rPr>
          <w:rFonts w:ascii="Times New Roman" w:eastAsia="Times New Roman" w:hAnsi="Times New Roman" w:cs="Times New Roman"/>
          <w:sz w:val="24"/>
          <w:szCs w:val="24"/>
        </w:rPr>
        <w:br/>
        <w:t xml:space="preserve">that multiple derived classes can share. </w:t>
      </w:r>
      <w:r w:rsidRPr="00C90A7A">
        <w:rPr>
          <w:rFonts w:ascii="Times New Roman" w:eastAsia="Times New Roman" w:hAnsi="Times New Roman" w:cs="Times New Roman"/>
          <w:sz w:val="24"/>
          <w:szCs w:val="24"/>
        </w:rPr>
        <w:br/>
        <w:t xml:space="preserve">For example, </w:t>
      </w:r>
      <w:r w:rsidRPr="00C90A7A">
        <w:rPr>
          <w:rFonts w:ascii="Times New Roman" w:eastAsia="Times New Roman" w:hAnsi="Times New Roman" w:cs="Times New Roman"/>
          <w:sz w:val="24"/>
          <w:szCs w:val="24"/>
        </w:rPr>
        <w:br/>
        <w:t xml:space="preserve">create an abstract class bank with simple interest function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This</w:t>
      </w:r>
      <w:proofErr w:type="gramEnd"/>
      <w:r w:rsidRPr="00C90A7A">
        <w:rPr>
          <w:rFonts w:ascii="Times New Roman" w:eastAsia="Times New Roman" w:hAnsi="Times New Roman" w:cs="Times New Roman"/>
          <w:sz w:val="24"/>
          <w:szCs w:val="24"/>
        </w:rPr>
        <w:t xml:space="preserve"> function will be implemented in the derived classes of </w:t>
      </w:r>
      <w:r w:rsidRPr="00C90A7A">
        <w:rPr>
          <w:rFonts w:ascii="Times New Roman" w:eastAsia="Times New Roman" w:hAnsi="Times New Roman" w:cs="Times New Roman"/>
          <w:sz w:val="24"/>
          <w:szCs w:val="24"/>
        </w:rPr>
        <w:br/>
        <w:t xml:space="preserve">the bank class.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ex</w:t>
      </w:r>
      <w:proofErr w:type="gramEnd"/>
      <w:r w:rsidRPr="00C90A7A">
        <w:rPr>
          <w:rFonts w:ascii="Times New Roman" w:eastAsia="Times New Roman" w:hAnsi="Times New Roman" w:cs="Times New Roman"/>
          <w:sz w:val="24"/>
          <w:szCs w:val="24"/>
        </w:rPr>
        <w:t>: 1)</w:t>
      </w:r>
      <w:proofErr w:type="spellStart"/>
      <w:r w:rsidRPr="00C90A7A">
        <w:rPr>
          <w:rFonts w:ascii="Times New Roman" w:eastAsia="Times New Roman" w:hAnsi="Times New Roman" w:cs="Times New Roman"/>
          <w:sz w:val="24"/>
          <w:szCs w:val="24"/>
        </w:rPr>
        <w:t>icici</w:t>
      </w:r>
      <w:proofErr w:type="spellEnd"/>
      <w:r w:rsidRPr="00C90A7A">
        <w:rPr>
          <w:rFonts w:ascii="Times New Roman" w:eastAsia="Times New Roman" w:hAnsi="Times New Roman" w:cs="Times New Roman"/>
          <w:sz w:val="24"/>
          <w:szCs w:val="24"/>
        </w:rPr>
        <w:t xml:space="preserve"> class will have its own simple interest.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2)ABC</w:t>
      </w:r>
      <w:proofErr w:type="gramEnd"/>
      <w:r w:rsidRPr="00C90A7A">
        <w:rPr>
          <w:rFonts w:ascii="Times New Roman" w:eastAsia="Times New Roman" w:hAnsi="Times New Roman" w:cs="Times New Roman"/>
          <w:sz w:val="24"/>
          <w:szCs w:val="24"/>
        </w:rPr>
        <w:t xml:space="preserve"> class will have its own simple interest.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spellStart"/>
      <w:proofErr w:type="gramStart"/>
      <w:r w:rsidRPr="00C90A7A">
        <w:rPr>
          <w:rFonts w:ascii="Times New Roman" w:eastAsia="Times New Roman" w:hAnsi="Times New Roman" w:cs="Times New Roman"/>
          <w:sz w:val="24"/>
          <w:szCs w:val="24"/>
        </w:rPr>
        <w:t>icici</w:t>
      </w:r>
      <w:proofErr w:type="spellEnd"/>
      <w:proofErr w:type="gramEnd"/>
      <w:r w:rsidRPr="00C90A7A">
        <w:rPr>
          <w:rFonts w:ascii="Times New Roman" w:eastAsia="Times New Roman" w:hAnsi="Times New Roman" w:cs="Times New Roman"/>
          <w:sz w:val="24"/>
          <w:szCs w:val="24"/>
        </w:rPr>
        <w:t xml:space="preserve"> and ABC both are child classes of bank class.</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"http://www.dotnetfunda.com/interview/exam4013-can-we-have-sealed-method-in-abstarct-class.aspx" \o "Can we have Sealed Method in abstarct class ?"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Can we have Sealed Method in </w:t>
      </w:r>
      <w:proofErr w:type="spellStart"/>
      <w:r w:rsidRPr="00C90A7A">
        <w:rPr>
          <w:rFonts w:ascii="Times New Roman" w:eastAsia="Times New Roman" w:hAnsi="Times New Roman" w:cs="Times New Roman"/>
          <w:b/>
          <w:bCs/>
          <w:color w:val="0000FF"/>
          <w:sz w:val="36"/>
          <w:szCs w:val="36"/>
          <w:u w:val="single"/>
        </w:rPr>
        <w:t>abstarct</w:t>
      </w:r>
      <w:proofErr w:type="spellEnd"/>
      <w:r w:rsidRPr="00C90A7A">
        <w:rPr>
          <w:rFonts w:ascii="Times New Roman" w:eastAsia="Times New Roman" w:hAnsi="Times New Roman" w:cs="Times New Roman"/>
          <w:b/>
          <w:bCs/>
          <w:color w:val="0000FF"/>
          <w:sz w:val="36"/>
          <w:szCs w:val="36"/>
          <w:u w:val="single"/>
        </w:rPr>
        <w:t xml:space="preserve"> </w:t>
      </w:r>
      <w:proofErr w:type="gramStart"/>
      <w:r w:rsidRPr="00C90A7A">
        <w:rPr>
          <w:rFonts w:ascii="Times New Roman" w:eastAsia="Times New Roman" w:hAnsi="Times New Roman" w:cs="Times New Roman"/>
          <w:b/>
          <w:bCs/>
          <w:color w:val="0000FF"/>
          <w:sz w:val="36"/>
          <w:szCs w:val="36"/>
          <w:u w:val="single"/>
        </w:rPr>
        <w:t xml:space="preserve">class </w:t>
      </w:r>
      <w:proofErr w:type="gramEnd"/>
      <w:r w:rsidRPr="00C90A7A">
        <w:rPr>
          <w:rFonts w:ascii="Times New Roman" w:eastAsia="Times New Roman" w:hAnsi="Times New Roman" w:cs="Times New Roman"/>
          <w:b/>
          <w:bCs/>
          <w:color w:val="0000FF"/>
          <w:sz w:val="36"/>
          <w:szCs w:val="36"/>
          <w:u w:val="single"/>
        </w:rPr>
        <w:t>?</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5" w:history="1">
        <w:proofErr w:type="spellStart"/>
        <w:r w:rsidRPr="00C90A7A">
          <w:rPr>
            <w:rFonts w:ascii="Times New Roman" w:eastAsia="Times New Roman" w:hAnsi="Times New Roman" w:cs="Times New Roman"/>
            <w:color w:val="0000FF"/>
            <w:sz w:val="24"/>
            <w:szCs w:val="24"/>
            <w:u w:val="single"/>
          </w:rPr>
          <w:t>Pradsir</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Looking at first </w:t>
      </w:r>
      <w:proofErr w:type="spellStart"/>
      <w:r w:rsidRPr="00C90A7A">
        <w:rPr>
          <w:rFonts w:ascii="Times New Roman" w:eastAsia="Times New Roman" w:hAnsi="Times New Roman" w:cs="Times New Roman"/>
          <w:sz w:val="24"/>
          <w:szCs w:val="24"/>
        </w:rPr>
        <w:t>site</w:t>
      </w:r>
      <w:proofErr w:type="spellEnd"/>
      <w:r w:rsidRPr="00C90A7A">
        <w:rPr>
          <w:rFonts w:ascii="Times New Roman" w:eastAsia="Times New Roman" w:hAnsi="Times New Roman" w:cs="Times New Roman"/>
          <w:sz w:val="24"/>
          <w:szCs w:val="24"/>
        </w:rPr>
        <w:t xml:space="preserve"> the </w:t>
      </w:r>
      <w:proofErr w:type="spellStart"/>
      <w:r w:rsidRPr="00C90A7A">
        <w:rPr>
          <w:rFonts w:ascii="Times New Roman" w:eastAsia="Times New Roman" w:hAnsi="Times New Roman" w:cs="Times New Roman"/>
          <w:sz w:val="24"/>
          <w:szCs w:val="24"/>
        </w:rPr>
        <w:t>The</w:t>
      </w:r>
      <w:proofErr w:type="spellEnd"/>
      <w:r w:rsidRPr="00C90A7A">
        <w:rPr>
          <w:rFonts w:ascii="Times New Roman" w:eastAsia="Times New Roman" w:hAnsi="Times New Roman" w:cs="Times New Roman"/>
          <w:sz w:val="24"/>
          <w:szCs w:val="24"/>
        </w:rPr>
        <w:t xml:space="preserve"> Keyword Sealed &amp; Abstract are contradictory to each other</w:t>
      </w:r>
      <w:proofErr w:type="gramStart"/>
      <w:r w:rsidRPr="00C90A7A">
        <w:rPr>
          <w:rFonts w:ascii="Times New Roman" w:eastAsia="Times New Roman" w:hAnsi="Times New Roman" w:cs="Times New Roman"/>
          <w:sz w:val="24"/>
          <w:szCs w:val="24"/>
        </w:rPr>
        <w:t>..</w:t>
      </w:r>
      <w:proofErr w:type="gramEnd"/>
      <w:r w:rsidRPr="00C90A7A">
        <w:rPr>
          <w:rFonts w:ascii="Times New Roman" w:eastAsia="Times New Roman" w:hAnsi="Times New Roman" w:cs="Times New Roman"/>
          <w:sz w:val="24"/>
          <w:szCs w:val="24"/>
        </w:rPr>
        <w:t xml:space="preserve">In simple terms we can Say Answer is NO...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Look the code below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using System;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abstract class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abstract void Hello(); </w:t>
      </w:r>
      <w:r w:rsidRPr="00C90A7A">
        <w:rPr>
          <w:rFonts w:ascii="Times New Roman" w:eastAsia="Times New Roman" w:hAnsi="Times New Roman" w:cs="Times New Roman"/>
          <w:sz w:val="24"/>
          <w:szCs w:val="24"/>
        </w:rPr>
        <w:br/>
        <w:t xml:space="preserve">public sealed void Hi();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when we will </w:t>
      </w:r>
      <w:proofErr w:type="spellStart"/>
      <w:r w:rsidRPr="00C90A7A">
        <w:rPr>
          <w:rFonts w:ascii="Times New Roman" w:eastAsia="Times New Roman" w:hAnsi="Times New Roman" w:cs="Times New Roman"/>
          <w:sz w:val="24"/>
          <w:szCs w:val="24"/>
        </w:rPr>
        <w:t>complie</w:t>
      </w:r>
      <w:proofErr w:type="spellEnd"/>
      <w:r w:rsidRPr="00C90A7A">
        <w:rPr>
          <w:rFonts w:ascii="Times New Roman" w:eastAsia="Times New Roman" w:hAnsi="Times New Roman" w:cs="Times New Roman"/>
          <w:sz w:val="24"/>
          <w:szCs w:val="24"/>
        </w:rPr>
        <w:t xml:space="preserve"> the code.. </w:t>
      </w:r>
      <w:proofErr w:type="gramStart"/>
      <w:r w:rsidRPr="00C90A7A">
        <w:rPr>
          <w:rFonts w:ascii="Times New Roman" w:eastAsia="Times New Roman" w:hAnsi="Times New Roman" w:cs="Times New Roman"/>
          <w:sz w:val="24"/>
          <w:szCs w:val="24"/>
        </w:rPr>
        <w:t>we</w:t>
      </w:r>
      <w:proofErr w:type="gramEnd"/>
      <w:r w:rsidRPr="00C90A7A">
        <w:rPr>
          <w:rFonts w:ascii="Times New Roman" w:eastAsia="Times New Roman" w:hAnsi="Times New Roman" w:cs="Times New Roman"/>
          <w:sz w:val="24"/>
          <w:szCs w:val="24"/>
        </w:rPr>
        <w:t xml:space="preserve"> will get the Compile time Error as below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w:t>
      </w:r>
      <w:proofErr w:type="spellStart"/>
      <w:r w:rsidRPr="00C90A7A">
        <w:rPr>
          <w:rFonts w:ascii="Times New Roman" w:eastAsia="Times New Roman" w:hAnsi="Times New Roman" w:cs="Times New Roman"/>
          <w:sz w:val="24"/>
          <w:szCs w:val="24"/>
        </w:rPr>
        <w:t>A.Hi</w:t>
      </w:r>
      <w:proofErr w:type="spellEnd"/>
      <w:r w:rsidRPr="00C90A7A">
        <w:rPr>
          <w:rFonts w:ascii="Times New Roman" w:eastAsia="Times New Roman" w:hAnsi="Times New Roman" w:cs="Times New Roman"/>
          <w:sz w:val="24"/>
          <w:szCs w:val="24"/>
        </w:rPr>
        <w:t xml:space="preserve">()' cannot be sealed because it is not an override..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lastRenderedPageBreak/>
        <w:t xml:space="preserve">But the Crux is We can have Sealed methods in abstract class when the abstract class is </w:t>
      </w:r>
      <w:proofErr w:type="spellStart"/>
      <w:r w:rsidRPr="00C90A7A">
        <w:rPr>
          <w:rFonts w:ascii="Times New Roman" w:eastAsia="Times New Roman" w:hAnsi="Times New Roman" w:cs="Times New Roman"/>
          <w:sz w:val="24"/>
          <w:szCs w:val="24"/>
        </w:rPr>
        <w:t>Dervided</w:t>
      </w:r>
      <w:proofErr w:type="spellEnd"/>
      <w:r w:rsidRPr="00C90A7A">
        <w:rPr>
          <w:rFonts w:ascii="Times New Roman" w:eastAsia="Times New Roman" w:hAnsi="Times New Roman" w:cs="Times New Roman"/>
          <w:sz w:val="24"/>
          <w:szCs w:val="24"/>
        </w:rPr>
        <w:t xml:space="preserve"> </w:t>
      </w:r>
      <w:proofErr w:type="gramStart"/>
      <w:r w:rsidRPr="00C90A7A">
        <w:rPr>
          <w:rFonts w:ascii="Times New Roman" w:eastAsia="Times New Roman" w:hAnsi="Times New Roman" w:cs="Times New Roman"/>
          <w:sz w:val="24"/>
          <w:szCs w:val="24"/>
        </w:rPr>
        <w:t>class ..</w:t>
      </w:r>
      <w:proofErr w:type="gramEnd"/>
      <w:r w:rsidRPr="00C90A7A">
        <w:rPr>
          <w:rFonts w:ascii="Times New Roman" w:eastAsia="Times New Roman" w:hAnsi="Times New Roman" w:cs="Times New Roman"/>
          <w:sz w:val="24"/>
          <w:szCs w:val="24"/>
        </w:rPr>
        <w:t xml:space="preserve"> </w:t>
      </w:r>
      <w:proofErr w:type="gramStart"/>
      <w:r w:rsidRPr="00C90A7A">
        <w:rPr>
          <w:rFonts w:ascii="Times New Roman" w:eastAsia="Times New Roman" w:hAnsi="Times New Roman" w:cs="Times New Roman"/>
          <w:sz w:val="24"/>
          <w:szCs w:val="24"/>
        </w:rPr>
        <w:t>for</w:t>
      </w:r>
      <w:proofErr w:type="gramEnd"/>
      <w:r w:rsidRPr="00C90A7A">
        <w:rPr>
          <w:rFonts w:ascii="Times New Roman" w:eastAsia="Times New Roman" w:hAnsi="Times New Roman" w:cs="Times New Roman"/>
          <w:sz w:val="24"/>
          <w:szCs w:val="24"/>
        </w:rPr>
        <w:t xml:space="preserve"> </w:t>
      </w:r>
      <w:proofErr w:type="spellStart"/>
      <w:r w:rsidRPr="00C90A7A">
        <w:rPr>
          <w:rFonts w:ascii="Times New Roman" w:eastAsia="Times New Roman" w:hAnsi="Times New Roman" w:cs="Times New Roman"/>
          <w:sz w:val="24"/>
          <w:szCs w:val="24"/>
        </w:rPr>
        <w:t>Eg</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using System;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virtual void Hello()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Console.WriteLine</w:t>
      </w:r>
      <w:proofErr w:type="spellEnd"/>
      <w:r w:rsidRPr="00C90A7A">
        <w:rPr>
          <w:rFonts w:ascii="Times New Roman" w:eastAsia="Times New Roman" w:hAnsi="Times New Roman" w:cs="Times New Roman"/>
          <w:sz w:val="24"/>
          <w:szCs w:val="24"/>
        </w:rPr>
        <w:t xml:space="preserve">(" Say Hello");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abstract class B :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sealed override void Hello()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Console.WriteLine</w:t>
      </w:r>
      <w:proofErr w:type="spellEnd"/>
      <w:r w:rsidRPr="00C90A7A">
        <w:rPr>
          <w:rFonts w:ascii="Times New Roman" w:eastAsia="Times New Roman" w:hAnsi="Times New Roman" w:cs="Times New Roman"/>
          <w:sz w:val="24"/>
          <w:szCs w:val="24"/>
        </w:rPr>
        <w:t xml:space="preserve">(" Say Hi");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C : B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Demo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static void Main()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C c1 = new C(); </w:t>
      </w:r>
      <w:r w:rsidRPr="00C90A7A">
        <w:rPr>
          <w:rFonts w:ascii="Times New Roman" w:eastAsia="Times New Roman" w:hAnsi="Times New Roman" w:cs="Times New Roman"/>
          <w:sz w:val="24"/>
          <w:szCs w:val="24"/>
        </w:rPr>
        <w:br/>
        <w:t xml:space="preserve">c1.Hello();// Output is Say Hi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Thanks</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"http://www.dotnetfunda.com/interview/exam4014-can-we-have-an-abstract-class-without-having-any-abstract-method.aspx" \o "Can we have an Abstract class without having any abstract method ??"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Can we have an Abstract class without having any abstract </w:t>
      </w:r>
      <w:proofErr w:type="gramStart"/>
      <w:r w:rsidRPr="00C90A7A">
        <w:rPr>
          <w:rFonts w:ascii="Times New Roman" w:eastAsia="Times New Roman" w:hAnsi="Times New Roman" w:cs="Times New Roman"/>
          <w:b/>
          <w:bCs/>
          <w:color w:val="0000FF"/>
          <w:sz w:val="36"/>
          <w:szCs w:val="36"/>
          <w:u w:val="single"/>
        </w:rPr>
        <w:t>method ?</w:t>
      </w:r>
      <w:proofErr w:type="gramEnd"/>
      <w:r w:rsidRPr="00C90A7A">
        <w:rPr>
          <w:rFonts w:ascii="Times New Roman" w:eastAsia="Times New Roman" w:hAnsi="Times New Roman" w:cs="Times New Roman"/>
          <w:b/>
          <w:bCs/>
          <w:color w:val="0000FF"/>
          <w:sz w:val="36"/>
          <w:szCs w:val="36"/>
          <w:u w:val="single"/>
        </w:rPr>
        <w:t>?</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lastRenderedPageBreak/>
        <w:fldChar w:fldCharType="end"/>
      </w:r>
      <w:r w:rsidRPr="00C90A7A">
        <w:rPr>
          <w:rFonts w:ascii="Times New Roman" w:eastAsia="Times New Roman" w:hAnsi="Times New Roman" w:cs="Times New Roman"/>
          <w:sz w:val="24"/>
          <w:szCs w:val="24"/>
        </w:rPr>
        <w:br/>
        <w:t xml:space="preserve">Posted by: </w:t>
      </w:r>
      <w:hyperlink r:id="rId36" w:history="1">
        <w:proofErr w:type="spellStart"/>
        <w:r w:rsidRPr="00C90A7A">
          <w:rPr>
            <w:rFonts w:ascii="Times New Roman" w:eastAsia="Times New Roman" w:hAnsi="Times New Roman" w:cs="Times New Roman"/>
            <w:color w:val="0000FF"/>
            <w:sz w:val="24"/>
            <w:szCs w:val="24"/>
            <w:u w:val="single"/>
          </w:rPr>
          <w:t>Pradsir</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Yes we can have Abstract class without having any abstract </w:t>
      </w:r>
      <w:proofErr w:type="gramStart"/>
      <w:r w:rsidRPr="00C90A7A">
        <w:rPr>
          <w:rFonts w:ascii="Times New Roman" w:eastAsia="Times New Roman" w:hAnsi="Times New Roman" w:cs="Times New Roman"/>
          <w:sz w:val="24"/>
          <w:szCs w:val="24"/>
        </w:rPr>
        <w:t>method ..</w:t>
      </w:r>
      <w:proofErr w:type="gram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See the code below </w:t>
      </w:r>
      <w:r w:rsidRPr="00C90A7A">
        <w:rPr>
          <w:rFonts w:ascii="Times New Roman" w:eastAsia="Times New Roman" w:hAnsi="Times New Roman" w:cs="Times New Roman"/>
          <w:sz w:val="24"/>
          <w:szCs w:val="24"/>
        </w:rPr>
        <w:br/>
        <w:t xml:space="preserve">using System;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abstract class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void Hello()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Console.WriteLine</w:t>
      </w:r>
      <w:proofErr w:type="spellEnd"/>
      <w:r w:rsidRPr="00C90A7A">
        <w:rPr>
          <w:rFonts w:ascii="Times New Roman" w:eastAsia="Times New Roman" w:hAnsi="Times New Roman" w:cs="Times New Roman"/>
          <w:sz w:val="24"/>
          <w:szCs w:val="24"/>
        </w:rPr>
        <w:t xml:space="preserve">(" Say Hi");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B:A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class Demo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static void Main()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B b1 = new B(); </w:t>
      </w:r>
      <w:r w:rsidRPr="00C90A7A">
        <w:rPr>
          <w:rFonts w:ascii="Times New Roman" w:eastAsia="Times New Roman" w:hAnsi="Times New Roman" w:cs="Times New Roman"/>
          <w:sz w:val="24"/>
          <w:szCs w:val="24"/>
        </w:rPr>
        <w:br/>
        <w:t xml:space="preserve">b1.Hello();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Output is Say HI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the class A is abstract class.. </w:t>
      </w:r>
      <w:proofErr w:type="gramStart"/>
      <w:r w:rsidRPr="00C90A7A">
        <w:rPr>
          <w:rFonts w:ascii="Times New Roman" w:eastAsia="Times New Roman" w:hAnsi="Times New Roman" w:cs="Times New Roman"/>
          <w:sz w:val="24"/>
          <w:szCs w:val="24"/>
        </w:rPr>
        <w:t>but</w:t>
      </w:r>
      <w:proofErr w:type="gramEnd"/>
      <w:r w:rsidRPr="00C90A7A">
        <w:rPr>
          <w:rFonts w:ascii="Times New Roman" w:eastAsia="Times New Roman" w:hAnsi="Times New Roman" w:cs="Times New Roman"/>
          <w:sz w:val="24"/>
          <w:szCs w:val="24"/>
        </w:rPr>
        <w:t xml:space="preserve"> it does not have any abstract methods..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Thanks</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"http://www.dotnetfunda.com/interview/exam4027-can-we-have-multiple-main-methods-in-one-cs-file.aspx" \o "Can we have Multiple Main Methods in one .cs file"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Can we have Multiple Main Methods in one .</w:t>
      </w:r>
      <w:proofErr w:type="spellStart"/>
      <w:r w:rsidRPr="00C90A7A">
        <w:rPr>
          <w:rFonts w:ascii="Times New Roman" w:eastAsia="Times New Roman" w:hAnsi="Times New Roman" w:cs="Times New Roman"/>
          <w:b/>
          <w:bCs/>
          <w:color w:val="0000FF"/>
          <w:sz w:val="36"/>
          <w:szCs w:val="36"/>
          <w:u w:val="single"/>
        </w:rPr>
        <w:t>cs</w:t>
      </w:r>
      <w:proofErr w:type="spellEnd"/>
      <w:r w:rsidRPr="00C90A7A">
        <w:rPr>
          <w:rFonts w:ascii="Times New Roman" w:eastAsia="Times New Roman" w:hAnsi="Times New Roman" w:cs="Times New Roman"/>
          <w:b/>
          <w:bCs/>
          <w:color w:val="0000FF"/>
          <w:sz w:val="36"/>
          <w:szCs w:val="36"/>
          <w:u w:val="single"/>
        </w:rPr>
        <w:t xml:space="preserve"> </w:t>
      </w:r>
      <w:proofErr w:type="gramStart"/>
      <w:r w:rsidRPr="00C90A7A">
        <w:rPr>
          <w:rFonts w:ascii="Times New Roman" w:eastAsia="Times New Roman" w:hAnsi="Times New Roman" w:cs="Times New Roman"/>
          <w:b/>
          <w:bCs/>
          <w:color w:val="0000FF"/>
          <w:sz w:val="36"/>
          <w:szCs w:val="36"/>
          <w:u w:val="single"/>
        </w:rPr>
        <w:t>fil</w:t>
      </w:r>
      <w:proofErr w:type="gramEnd"/>
      <w:r w:rsidRPr="00C90A7A">
        <w:rPr>
          <w:rFonts w:ascii="Times New Roman" w:eastAsia="Times New Roman" w:hAnsi="Times New Roman" w:cs="Times New Roman"/>
          <w:b/>
          <w:bCs/>
          <w:color w:val="0000FF"/>
          <w:sz w:val="36"/>
          <w:szCs w:val="36"/>
          <w:u w:val="single"/>
        </w:rPr>
        <w:t>e</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7" w:history="1">
        <w:proofErr w:type="spellStart"/>
        <w:r w:rsidRPr="00C90A7A">
          <w:rPr>
            <w:rFonts w:ascii="Times New Roman" w:eastAsia="Times New Roman" w:hAnsi="Times New Roman" w:cs="Times New Roman"/>
            <w:color w:val="0000FF"/>
            <w:sz w:val="24"/>
            <w:szCs w:val="24"/>
            <w:u w:val="single"/>
          </w:rPr>
          <w:t>Pradsir</w:t>
        </w:r>
        <w:proofErr w:type="spellEnd"/>
      </w:hyperlink>
    </w:p>
    <w:p w:rsidR="00C90A7A" w:rsidRPr="00C90A7A" w:rsidRDefault="00C90A7A" w:rsidP="00C90A7A">
      <w:pPr>
        <w:spacing w:after="24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Yes we can </w:t>
      </w:r>
      <w:proofErr w:type="gramStart"/>
      <w:r w:rsidRPr="00C90A7A">
        <w:rPr>
          <w:rFonts w:ascii="Times New Roman" w:eastAsia="Times New Roman" w:hAnsi="Times New Roman" w:cs="Times New Roman"/>
          <w:sz w:val="24"/>
          <w:szCs w:val="24"/>
        </w:rPr>
        <w:t>Have</w:t>
      </w:r>
      <w:proofErr w:type="gramEnd"/>
      <w:r w:rsidRPr="00C90A7A">
        <w:rPr>
          <w:rFonts w:ascii="Times New Roman" w:eastAsia="Times New Roman" w:hAnsi="Times New Roman" w:cs="Times New Roman"/>
          <w:sz w:val="24"/>
          <w:szCs w:val="24"/>
        </w:rPr>
        <w:t xml:space="preserve"> multiple Main methods in one .</w:t>
      </w:r>
      <w:proofErr w:type="spellStart"/>
      <w:r w:rsidRPr="00C90A7A">
        <w:rPr>
          <w:rFonts w:ascii="Times New Roman" w:eastAsia="Times New Roman" w:hAnsi="Times New Roman" w:cs="Times New Roman"/>
          <w:sz w:val="24"/>
          <w:szCs w:val="24"/>
        </w:rPr>
        <w:t>cs</w:t>
      </w:r>
      <w:proofErr w:type="spellEnd"/>
      <w:r w:rsidRPr="00C90A7A">
        <w:rPr>
          <w:rFonts w:ascii="Times New Roman" w:eastAsia="Times New Roman" w:hAnsi="Times New Roman" w:cs="Times New Roman"/>
          <w:sz w:val="24"/>
          <w:szCs w:val="24"/>
        </w:rPr>
        <w:t xml:space="preserve"> file. </w:t>
      </w:r>
      <w:r w:rsidRPr="00C90A7A">
        <w:rPr>
          <w:rFonts w:ascii="Times New Roman" w:eastAsia="Times New Roman" w:hAnsi="Times New Roman" w:cs="Times New Roman"/>
          <w:sz w:val="24"/>
          <w:szCs w:val="24"/>
        </w:rPr>
        <w:br/>
        <w:t xml:space="preserve">The crux is we can have </w:t>
      </w:r>
      <w:proofErr w:type="gramStart"/>
      <w:r w:rsidRPr="00C90A7A">
        <w:rPr>
          <w:rFonts w:ascii="Times New Roman" w:eastAsia="Times New Roman" w:hAnsi="Times New Roman" w:cs="Times New Roman"/>
          <w:sz w:val="24"/>
          <w:szCs w:val="24"/>
        </w:rPr>
        <w:t>Multiple</w:t>
      </w:r>
      <w:proofErr w:type="gramEnd"/>
      <w:r w:rsidRPr="00C90A7A">
        <w:rPr>
          <w:rFonts w:ascii="Times New Roman" w:eastAsia="Times New Roman" w:hAnsi="Times New Roman" w:cs="Times New Roman"/>
          <w:sz w:val="24"/>
          <w:szCs w:val="24"/>
        </w:rPr>
        <w:t xml:space="preserve"> classes in one .</w:t>
      </w:r>
      <w:proofErr w:type="spellStart"/>
      <w:r w:rsidRPr="00C90A7A">
        <w:rPr>
          <w:rFonts w:ascii="Times New Roman" w:eastAsia="Times New Roman" w:hAnsi="Times New Roman" w:cs="Times New Roman"/>
          <w:sz w:val="24"/>
          <w:szCs w:val="24"/>
        </w:rPr>
        <w:t>cs</w:t>
      </w:r>
      <w:proofErr w:type="spellEnd"/>
      <w:r w:rsidRPr="00C90A7A">
        <w:rPr>
          <w:rFonts w:ascii="Times New Roman" w:eastAsia="Times New Roman" w:hAnsi="Times New Roman" w:cs="Times New Roman"/>
          <w:sz w:val="24"/>
          <w:szCs w:val="24"/>
        </w:rPr>
        <w:t xml:space="preserve"> file; and we can define one Main method in each class.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&amp; while doing </w:t>
      </w:r>
      <w:proofErr w:type="spellStart"/>
      <w:r w:rsidRPr="00C90A7A">
        <w:rPr>
          <w:rFonts w:ascii="Times New Roman" w:eastAsia="Times New Roman" w:hAnsi="Times New Roman" w:cs="Times New Roman"/>
          <w:sz w:val="24"/>
          <w:szCs w:val="24"/>
        </w:rPr>
        <w:t>compliation</w:t>
      </w:r>
      <w:proofErr w:type="spellEnd"/>
      <w:r w:rsidRPr="00C90A7A">
        <w:rPr>
          <w:rFonts w:ascii="Times New Roman" w:eastAsia="Times New Roman" w:hAnsi="Times New Roman" w:cs="Times New Roman"/>
          <w:sz w:val="24"/>
          <w:szCs w:val="24"/>
        </w:rPr>
        <w:t xml:space="preserve"> we can </w:t>
      </w:r>
      <w:proofErr w:type="spellStart"/>
      <w:r w:rsidRPr="00C90A7A">
        <w:rPr>
          <w:rFonts w:ascii="Times New Roman" w:eastAsia="Times New Roman" w:hAnsi="Times New Roman" w:cs="Times New Roman"/>
          <w:sz w:val="24"/>
          <w:szCs w:val="24"/>
        </w:rPr>
        <w:t>spcify</w:t>
      </w:r>
      <w:proofErr w:type="spellEnd"/>
      <w:r w:rsidRPr="00C90A7A">
        <w:rPr>
          <w:rFonts w:ascii="Times New Roman" w:eastAsia="Times New Roman" w:hAnsi="Times New Roman" w:cs="Times New Roman"/>
          <w:sz w:val="24"/>
          <w:szCs w:val="24"/>
        </w:rPr>
        <w:t xml:space="preserve"> the compiler to choose the Main methods from the specific </w:t>
      </w:r>
      <w:proofErr w:type="gramStart"/>
      <w:r w:rsidRPr="00C90A7A">
        <w:rPr>
          <w:rFonts w:ascii="Times New Roman" w:eastAsia="Times New Roman" w:hAnsi="Times New Roman" w:cs="Times New Roman"/>
          <w:sz w:val="24"/>
          <w:szCs w:val="24"/>
        </w:rPr>
        <w:t>class .</w:t>
      </w:r>
      <w:proofErr w:type="gram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lastRenderedPageBreak/>
        <w:br/>
      </w:r>
      <w:proofErr w:type="gramStart"/>
      <w:r w:rsidRPr="00C90A7A">
        <w:rPr>
          <w:rFonts w:ascii="Times New Roman" w:eastAsia="Times New Roman" w:hAnsi="Times New Roman" w:cs="Times New Roman"/>
          <w:sz w:val="24"/>
          <w:szCs w:val="24"/>
        </w:rPr>
        <w:t>for</w:t>
      </w:r>
      <w:proofErr w:type="gramEnd"/>
      <w:r w:rsidRPr="00C90A7A">
        <w:rPr>
          <w:rFonts w:ascii="Times New Roman" w:eastAsia="Times New Roman" w:hAnsi="Times New Roman" w:cs="Times New Roman"/>
          <w:sz w:val="24"/>
          <w:szCs w:val="24"/>
        </w:rPr>
        <w:t xml:space="preserve"> </w:t>
      </w:r>
      <w:proofErr w:type="spellStart"/>
      <w:r w:rsidRPr="00C90A7A">
        <w:rPr>
          <w:rFonts w:ascii="Times New Roman" w:eastAsia="Times New Roman" w:hAnsi="Times New Roman" w:cs="Times New Roman"/>
          <w:sz w:val="24"/>
          <w:szCs w:val="24"/>
        </w:rPr>
        <w:t>ef</w:t>
      </w:r>
      <w:proofErr w:type="spellEnd"/>
      <w:r w:rsidRPr="00C90A7A">
        <w:rPr>
          <w:rFonts w:ascii="Times New Roman" w:eastAsia="Times New Roman" w:hAnsi="Times New Roman" w:cs="Times New Roman"/>
          <w:sz w:val="24"/>
          <w:szCs w:val="24"/>
        </w:rPr>
        <w:t xml:space="preserve"> see the code below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90A7A">
        <w:rPr>
          <w:rFonts w:ascii="Courier New" w:eastAsia="Times New Roman" w:hAnsi="Courier New" w:cs="Courier New"/>
          <w:sz w:val="20"/>
          <w:szCs w:val="20"/>
        </w:rPr>
        <w:t>using</w:t>
      </w:r>
      <w:proofErr w:type="gramEnd"/>
      <w:r w:rsidRPr="00C90A7A">
        <w:rPr>
          <w:rFonts w:ascii="Courier New" w:eastAsia="Times New Roman" w:hAnsi="Courier New" w:cs="Courier New"/>
          <w:sz w:val="20"/>
          <w:szCs w:val="20"/>
        </w:rPr>
        <w:t xml:space="preserve"> System;</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roofErr w:type="gramStart"/>
      <w:r w:rsidRPr="00C90A7A">
        <w:rPr>
          <w:rFonts w:ascii="Courier New" w:eastAsia="Times New Roman" w:hAnsi="Courier New" w:cs="Courier New"/>
          <w:sz w:val="20"/>
          <w:szCs w:val="20"/>
        </w:rPr>
        <w:t>class</w:t>
      </w:r>
      <w:proofErr w:type="gramEnd"/>
      <w:r w:rsidRPr="00C90A7A">
        <w:rPr>
          <w:rFonts w:ascii="Courier New" w:eastAsia="Times New Roman" w:hAnsi="Courier New" w:cs="Courier New"/>
          <w:sz w:val="20"/>
          <w:szCs w:val="20"/>
        </w:rPr>
        <w:t xml:space="preserve"> Test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w:t>
      </w:r>
      <w:proofErr w:type="gramEnd"/>
      <w:r w:rsidRPr="00C90A7A">
        <w:rPr>
          <w:rFonts w:ascii="Courier New" w:eastAsia="Times New Roman" w:hAnsi="Courier New" w:cs="Courier New"/>
          <w:sz w:val="20"/>
          <w:szCs w:val="20"/>
        </w:rPr>
        <w:t xml:space="preserve"> static void Main()</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spellStart"/>
      <w:proofErr w:type="gramStart"/>
      <w:r w:rsidRPr="00C90A7A">
        <w:rPr>
          <w:rFonts w:ascii="Courier New" w:eastAsia="Times New Roman" w:hAnsi="Courier New" w:cs="Courier New"/>
          <w:sz w:val="20"/>
          <w:szCs w:val="20"/>
        </w:rPr>
        <w:t>Console.WriteLine</w:t>
      </w:r>
      <w:proofErr w:type="spellEnd"/>
      <w:r w:rsidRPr="00C90A7A">
        <w:rPr>
          <w:rFonts w:ascii="Courier New" w:eastAsia="Times New Roman" w:hAnsi="Courier New" w:cs="Courier New"/>
          <w:sz w:val="20"/>
          <w:szCs w:val="20"/>
        </w:rPr>
        <w:t>(</w:t>
      </w:r>
      <w:proofErr w:type="gramEnd"/>
      <w:r w:rsidRPr="00C90A7A">
        <w:rPr>
          <w:rFonts w:ascii="Courier New" w:eastAsia="Times New Roman" w:hAnsi="Courier New" w:cs="Courier New"/>
          <w:sz w:val="20"/>
          <w:szCs w:val="20"/>
        </w:rPr>
        <w:t>"Test");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roofErr w:type="gramStart"/>
      <w:r w:rsidRPr="00C90A7A">
        <w:rPr>
          <w:rFonts w:ascii="Courier New" w:eastAsia="Times New Roman" w:hAnsi="Courier New" w:cs="Courier New"/>
          <w:sz w:val="20"/>
          <w:szCs w:val="20"/>
        </w:rPr>
        <w:t>class</w:t>
      </w:r>
      <w:proofErr w:type="gramEnd"/>
      <w:r w:rsidRPr="00C90A7A">
        <w:rPr>
          <w:rFonts w:ascii="Courier New" w:eastAsia="Times New Roman" w:hAnsi="Courier New" w:cs="Courier New"/>
          <w:sz w:val="20"/>
          <w:szCs w:val="20"/>
        </w:rPr>
        <w:t xml:space="preserve"> Demo</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w:t>
      </w:r>
      <w:proofErr w:type="gramEnd"/>
      <w:r w:rsidRPr="00C90A7A">
        <w:rPr>
          <w:rFonts w:ascii="Courier New" w:eastAsia="Times New Roman" w:hAnsi="Courier New" w:cs="Courier New"/>
          <w:sz w:val="20"/>
          <w:szCs w:val="20"/>
        </w:rPr>
        <w:t xml:space="preserve"> static void Main()</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spellStart"/>
      <w:proofErr w:type="gramStart"/>
      <w:r w:rsidRPr="00C90A7A">
        <w:rPr>
          <w:rFonts w:ascii="Courier New" w:eastAsia="Times New Roman" w:hAnsi="Courier New" w:cs="Courier New"/>
          <w:sz w:val="20"/>
          <w:szCs w:val="20"/>
        </w:rPr>
        <w:t>Console.WriteLine</w:t>
      </w:r>
      <w:proofErr w:type="spellEnd"/>
      <w:r w:rsidRPr="00C90A7A">
        <w:rPr>
          <w:rFonts w:ascii="Courier New" w:eastAsia="Times New Roman" w:hAnsi="Courier New" w:cs="Courier New"/>
          <w:sz w:val="20"/>
          <w:szCs w:val="20"/>
        </w:rPr>
        <w:t>(</w:t>
      </w:r>
      <w:proofErr w:type="gramEnd"/>
      <w:r w:rsidRPr="00C90A7A">
        <w:rPr>
          <w:rFonts w:ascii="Courier New" w:eastAsia="Times New Roman" w:hAnsi="Courier New" w:cs="Courier New"/>
          <w:sz w:val="20"/>
          <w:szCs w:val="20"/>
        </w:rPr>
        <w:t>"Demo");</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w:t>
      </w:r>
    </w:p>
    <w:p w:rsidR="00C90A7A" w:rsidRPr="00C90A7A" w:rsidRDefault="00C90A7A" w:rsidP="00C90A7A">
      <w:pPr>
        <w:spacing w:after="24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We have got two </w:t>
      </w:r>
      <w:proofErr w:type="gramStart"/>
      <w:r w:rsidRPr="00C90A7A">
        <w:rPr>
          <w:rFonts w:ascii="Times New Roman" w:eastAsia="Times New Roman" w:hAnsi="Times New Roman" w:cs="Times New Roman"/>
          <w:sz w:val="24"/>
          <w:szCs w:val="24"/>
        </w:rPr>
        <w:t>class</w:t>
      </w:r>
      <w:proofErr w:type="gramEnd"/>
      <w:r w:rsidRPr="00C90A7A">
        <w:rPr>
          <w:rFonts w:ascii="Times New Roman" w:eastAsia="Times New Roman" w:hAnsi="Times New Roman" w:cs="Times New Roman"/>
          <w:sz w:val="24"/>
          <w:szCs w:val="24"/>
        </w:rPr>
        <w:t xml:space="preserve"> which we can save in single .</w:t>
      </w:r>
      <w:proofErr w:type="spellStart"/>
      <w:r w:rsidRPr="00C90A7A">
        <w:rPr>
          <w:rFonts w:ascii="Times New Roman" w:eastAsia="Times New Roman" w:hAnsi="Times New Roman" w:cs="Times New Roman"/>
          <w:sz w:val="24"/>
          <w:szCs w:val="24"/>
        </w:rPr>
        <w:t>cs</w:t>
      </w:r>
      <w:proofErr w:type="spellEnd"/>
      <w:r w:rsidRPr="00C90A7A">
        <w:rPr>
          <w:rFonts w:ascii="Times New Roman" w:eastAsia="Times New Roman" w:hAnsi="Times New Roman" w:cs="Times New Roman"/>
          <w:sz w:val="24"/>
          <w:szCs w:val="24"/>
        </w:rPr>
        <w:t xml:space="preserve"> file say </w:t>
      </w:r>
      <w:proofErr w:type="spellStart"/>
      <w:r w:rsidRPr="00C90A7A">
        <w:rPr>
          <w:rFonts w:ascii="Times New Roman" w:eastAsia="Times New Roman" w:hAnsi="Times New Roman" w:cs="Times New Roman"/>
          <w:sz w:val="24"/>
          <w:szCs w:val="24"/>
        </w:rPr>
        <w:t>Hello.cs</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while doing </w:t>
      </w:r>
      <w:proofErr w:type="spellStart"/>
      <w:r w:rsidRPr="00C90A7A">
        <w:rPr>
          <w:rFonts w:ascii="Times New Roman" w:eastAsia="Times New Roman" w:hAnsi="Times New Roman" w:cs="Times New Roman"/>
          <w:sz w:val="24"/>
          <w:szCs w:val="24"/>
        </w:rPr>
        <w:t>compliation</w:t>
      </w:r>
      <w:proofErr w:type="spellEnd"/>
      <w:r w:rsidRPr="00C90A7A">
        <w:rPr>
          <w:rFonts w:ascii="Times New Roman" w:eastAsia="Times New Roman" w:hAnsi="Times New Roman" w:cs="Times New Roman"/>
          <w:sz w:val="24"/>
          <w:szCs w:val="24"/>
        </w:rPr>
        <w:t xml:space="preserve"> we can say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90A7A">
        <w:rPr>
          <w:rFonts w:ascii="Courier New" w:eastAsia="Times New Roman" w:hAnsi="Courier New" w:cs="Courier New"/>
          <w:sz w:val="20"/>
          <w:szCs w:val="20"/>
        </w:rPr>
        <w:t>csc</w:t>
      </w:r>
      <w:proofErr w:type="spellEnd"/>
      <w:proofErr w:type="gram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Hello.cs</w:t>
      </w:r>
      <w:proofErr w:type="spell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main:Demo</w:t>
      </w:r>
      <w:proofErr w:type="spellEnd"/>
      <w:r w:rsidRPr="00C90A7A">
        <w:rPr>
          <w:rFonts w:ascii="Courier New" w:eastAsia="Times New Roman" w:hAnsi="Courier New" w:cs="Courier New"/>
          <w:sz w:val="20"/>
          <w:szCs w:val="20"/>
        </w:rPr>
        <w:t xml:space="preserve">        --&gt; In order to choose Main from the Demo class</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roofErr w:type="gramStart"/>
      <w:r w:rsidRPr="00C90A7A">
        <w:rPr>
          <w:rFonts w:ascii="Courier New" w:eastAsia="Times New Roman" w:hAnsi="Courier New" w:cs="Courier New"/>
          <w:sz w:val="20"/>
          <w:szCs w:val="20"/>
        </w:rPr>
        <w:t>and</w:t>
      </w:r>
      <w:proofErr w:type="gramEnd"/>
      <w:r w:rsidRPr="00C90A7A">
        <w:rPr>
          <w:rFonts w:ascii="Courier New" w:eastAsia="Times New Roman" w:hAnsi="Courier New" w:cs="Courier New"/>
          <w:sz w:val="20"/>
          <w:szCs w:val="20"/>
        </w:rP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roofErr w:type="spellStart"/>
      <w:proofErr w:type="gramStart"/>
      <w:r w:rsidRPr="00C90A7A">
        <w:rPr>
          <w:rFonts w:ascii="Courier New" w:eastAsia="Times New Roman" w:hAnsi="Courier New" w:cs="Courier New"/>
          <w:sz w:val="20"/>
          <w:szCs w:val="20"/>
        </w:rPr>
        <w:t>csc</w:t>
      </w:r>
      <w:proofErr w:type="spellEnd"/>
      <w:proofErr w:type="gram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Hello.cs</w:t>
      </w:r>
      <w:proofErr w:type="spell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main:Test</w:t>
      </w:r>
      <w:proofErr w:type="spellEnd"/>
      <w:r w:rsidRPr="00C90A7A">
        <w:rPr>
          <w:rFonts w:ascii="Courier New" w:eastAsia="Times New Roman" w:hAnsi="Courier New" w:cs="Courier New"/>
          <w:sz w:val="20"/>
          <w:szCs w:val="20"/>
        </w:rPr>
        <w:t xml:space="preserve">      --&gt; In order to choose Main from the Test class</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br/>
        <w:t>Happy coding</w:t>
      </w:r>
      <w:proofErr w:type="gramStart"/>
      <w:r w:rsidRPr="00C90A7A">
        <w:rPr>
          <w:rFonts w:ascii="Times New Roman" w:eastAsia="Times New Roman" w:hAnsi="Times New Roman" w:cs="Times New Roman"/>
          <w:sz w:val="24"/>
          <w:szCs w:val="24"/>
        </w:rPr>
        <w:t>..</w:t>
      </w:r>
      <w:proofErr w:type="gramEnd"/>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"http://www.dotnetfunda.com/interview/exam4070-which-of-these-terms-defines-the-hiding-of-an-object39s-details-from-the.aspx" \o "Which of these terms defines the hiding of an object's details from the other</w:instrText>
      </w:r>
      <w:r w:rsidRPr="00C90A7A">
        <w:rPr>
          <w:rFonts w:ascii="Times New Roman" w:eastAsia="Times New Roman" w:hAnsi="Times New Roman" w:cs="Times New Roman"/>
          <w:sz w:val="24"/>
          <w:szCs w:val="24"/>
        </w:rPr>
        <w:cr/>
        <w:instrText xml:space="preserve">
program?"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Which of these terms defines the hiding of an object's details from the other program?</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lastRenderedPageBreak/>
        <w:fldChar w:fldCharType="end"/>
      </w:r>
      <w:r w:rsidRPr="00C90A7A">
        <w:rPr>
          <w:rFonts w:ascii="Times New Roman" w:eastAsia="Times New Roman" w:hAnsi="Times New Roman" w:cs="Times New Roman"/>
          <w:sz w:val="24"/>
          <w:szCs w:val="24"/>
        </w:rPr>
        <w:br/>
        <w:t xml:space="preserve">Posted by: </w:t>
      </w:r>
      <w:hyperlink r:id="rId38" w:history="1">
        <w:proofErr w:type="spellStart"/>
        <w:r w:rsidRPr="00C90A7A">
          <w:rPr>
            <w:rFonts w:ascii="Times New Roman" w:eastAsia="Times New Roman" w:hAnsi="Times New Roman" w:cs="Times New Roman"/>
            <w:color w:val="0000FF"/>
            <w:sz w:val="24"/>
            <w:szCs w:val="24"/>
            <w:u w:val="single"/>
          </w:rPr>
          <w:t>Ddd</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NOTE: This is objective type question, Please click question title for correct answer.</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ins w:id="483" w:author="Unknown"/>
          <w:rFonts w:ascii="Times New Roman" w:eastAsia="Times New Roman" w:hAnsi="Times New Roman" w:cs="Times New Roman"/>
          <w:color w:val="0000FF"/>
          <w:sz w:val="24"/>
          <w:szCs w:val="24"/>
          <w:u w:val="single"/>
        </w:rPr>
      </w:pPr>
      <w:ins w:id="484"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"http://www.dotnetfunda.com/interview/exam4261-if-the-function-has-same-parameter-but-different-return-type-int-and-float.aspx" \o "If the Function has same parameter but different return type (int and float), Is it a overloading?"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85" w:author="Unknown"/>
          <w:rFonts w:ascii="Times New Roman" w:eastAsia="Times New Roman" w:hAnsi="Times New Roman" w:cs="Times New Roman"/>
          <w:b/>
          <w:bCs/>
          <w:sz w:val="36"/>
          <w:szCs w:val="36"/>
        </w:rPr>
      </w:pPr>
      <w:ins w:id="486" w:author="Unknown">
        <w:r w:rsidRPr="00C90A7A">
          <w:rPr>
            <w:rFonts w:ascii="Times New Roman" w:eastAsia="Times New Roman" w:hAnsi="Times New Roman" w:cs="Times New Roman"/>
            <w:b/>
            <w:bCs/>
            <w:color w:val="0000FF"/>
            <w:sz w:val="36"/>
            <w:szCs w:val="36"/>
            <w:u w:val="single"/>
          </w:rPr>
          <w:t>If the Function has same parameter but different return type (</w:t>
        </w:r>
        <w:proofErr w:type="spellStart"/>
        <w:r w:rsidRPr="00C90A7A">
          <w:rPr>
            <w:rFonts w:ascii="Times New Roman" w:eastAsia="Times New Roman" w:hAnsi="Times New Roman" w:cs="Times New Roman"/>
            <w:b/>
            <w:bCs/>
            <w:color w:val="0000FF"/>
            <w:sz w:val="36"/>
            <w:szCs w:val="36"/>
            <w:u w:val="single"/>
          </w:rPr>
          <w:t>int</w:t>
        </w:r>
        <w:proofErr w:type="spellEnd"/>
        <w:r w:rsidRPr="00C90A7A">
          <w:rPr>
            <w:rFonts w:ascii="Times New Roman" w:eastAsia="Times New Roman" w:hAnsi="Times New Roman" w:cs="Times New Roman"/>
            <w:b/>
            <w:bCs/>
            <w:color w:val="0000FF"/>
            <w:sz w:val="36"/>
            <w:szCs w:val="36"/>
            <w:u w:val="single"/>
          </w:rPr>
          <w:t xml:space="preserve"> and float), </w:t>
        </w:r>
        <w:proofErr w:type="gramStart"/>
        <w:r w:rsidRPr="00C90A7A">
          <w:rPr>
            <w:rFonts w:ascii="Times New Roman" w:eastAsia="Times New Roman" w:hAnsi="Times New Roman" w:cs="Times New Roman"/>
            <w:b/>
            <w:bCs/>
            <w:color w:val="0000FF"/>
            <w:sz w:val="36"/>
            <w:szCs w:val="36"/>
            <w:u w:val="single"/>
          </w:rPr>
          <w:t>I</w:t>
        </w:r>
        <w:proofErr w:type="gramEnd"/>
        <w:r w:rsidRPr="00C90A7A">
          <w:rPr>
            <w:rFonts w:ascii="Times New Roman" w:eastAsia="Times New Roman" w:hAnsi="Times New Roman" w:cs="Times New Roman"/>
            <w:b/>
            <w:bCs/>
            <w:color w:val="0000FF"/>
            <w:sz w:val="36"/>
            <w:szCs w:val="36"/>
            <w:u w:val="single"/>
          </w:rPr>
          <w:t>s it a overloading?</w:t>
        </w:r>
      </w:ins>
    </w:p>
    <w:p w:rsidR="00C90A7A" w:rsidRPr="00C90A7A" w:rsidRDefault="00C90A7A" w:rsidP="00C90A7A">
      <w:pPr>
        <w:spacing w:after="0" w:line="240" w:lineRule="auto"/>
        <w:rPr>
          <w:ins w:id="487" w:author="Unknown"/>
          <w:rFonts w:ascii="Times New Roman" w:eastAsia="Times New Roman" w:hAnsi="Times New Roman" w:cs="Times New Roman"/>
          <w:sz w:val="24"/>
          <w:szCs w:val="24"/>
        </w:rPr>
      </w:pPr>
      <w:ins w:id="488"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"http://www.dotnetfunda.com/profile/radhikalingam.aspx"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Radhikalingam</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89" w:author="Unknown"/>
          <w:rFonts w:ascii="Times New Roman" w:eastAsia="Times New Roman" w:hAnsi="Times New Roman" w:cs="Times New Roman"/>
          <w:sz w:val="24"/>
          <w:szCs w:val="24"/>
        </w:rPr>
      </w:pPr>
      <w:ins w:id="490" w:author="Unknown">
        <w:r w:rsidRPr="00C90A7A">
          <w:rPr>
            <w:rFonts w:ascii="Times New Roman" w:eastAsia="Times New Roman" w:hAnsi="Times New Roman" w:cs="Times New Roman"/>
            <w:sz w:val="24"/>
            <w:szCs w:val="24"/>
          </w:rPr>
          <w:t>NOTE: This is objective type question, Please click question title for correct answer.</w:t>
        </w:r>
      </w:ins>
    </w:p>
    <w:p w:rsidR="00C90A7A" w:rsidRPr="00C90A7A" w:rsidRDefault="00C90A7A" w:rsidP="00C90A7A">
      <w:pPr>
        <w:spacing w:after="0" w:line="240" w:lineRule="auto"/>
        <w:rPr>
          <w:ins w:id="491" w:author="Unknown"/>
          <w:rFonts w:ascii="Times New Roman" w:eastAsia="Times New Roman" w:hAnsi="Times New Roman" w:cs="Times New Roman"/>
          <w:sz w:val="24"/>
          <w:szCs w:val="24"/>
        </w:rPr>
      </w:pPr>
    </w:p>
    <w:p w:rsidR="00C90A7A" w:rsidRPr="00C90A7A" w:rsidRDefault="00C90A7A" w:rsidP="00C90A7A">
      <w:pPr>
        <w:spacing w:after="0" w:line="240" w:lineRule="auto"/>
        <w:rPr>
          <w:ins w:id="492" w:author="Unknown"/>
          <w:rFonts w:ascii="Times New Roman" w:eastAsia="Times New Roman" w:hAnsi="Times New Roman" w:cs="Times New Roman"/>
          <w:color w:val="0000FF"/>
          <w:sz w:val="24"/>
          <w:szCs w:val="24"/>
          <w:u w:val="single"/>
        </w:rPr>
      </w:pPr>
      <w:ins w:id="493"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"http://www.dotnetfunda.com/interview/exam4479-how-does-composition-mechanism-works.aspx" \o "How does Composition mechanism works ?"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494" w:author="Unknown"/>
          <w:rFonts w:ascii="Times New Roman" w:eastAsia="Times New Roman" w:hAnsi="Times New Roman" w:cs="Times New Roman"/>
          <w:b/>
          <w:bCs/>
          <w:sz w:val="36"/>
          <w:szCs w:val="36"/>
        </w:rPr>
      </w:pPr>
      <w:ins w:id="495" w:author="Unknown">
        <w:r w:rsidRPr="00C90A7A">
          <w:rPr>
            <w:rFonts w:ascii="Times New Roman" w:eastAsia="Times New Roman" w:hAnsi="Times New Roman" w:cs="Times New Roman"/>
            <w:b/>
            <w:bCs/>
            <w:color w:val="0000FF"/>
            <w:sz w:val="36"/>
            <w:szCs w:val="36"/>
            <w:u w:val="single"/>
          </w:rPr>
          <w:t xml:space="preserve">How does Composition mechanism </w:t>
        </w:r>
        <w:proofErr w:type="gramStart"/>
        <w:r w:rsidRPr="00C90A7A">
          <w:rPr>
            <w:rFonts w:ascii="Times New Roman" w:eastAsia="Times New Roman" w:hAnsi="Times New Roman" w:cs="Times New Roman"/>
            <w:b/>
            <w:bCs/>
            <w:color w:val="0000FF"/>
            <w:sz w:val="36"/>
            <w:szCs w:val="36"/>
            <w:u w:val="single"/>
          </w:rPr>
          <w:t xml:space="preserve">works </w:t>
        </w:r>
        <w:proofErr w:type="gramEnd"/>
        <w:r w:rsidRPr="00C90A7A">
          <w:rPr>
            <w:rFonts w:ascii="Times New Roman" w:eastAsia="Times New Roman" w:hAnsi="Times New Roman" w:cs="Times New Roman"/>
            <w:b/>
            <w:bCs/>
            <w:color w:val="0000FF"/>
            <w:sz w:val="36"/>
            <w:szCs w:val="36"/>
            <w:u w:val="single"/>
          </w:rPr>
          <w:t>?</w:t>
        </w:r>
      </w:ins>
    </w:p>
    <w:p w:rsidR="00C90A7A" w:rsidRPr="00C90A7A" w:rsidRDefault="00C90A7A" w:rsidP="00C90A7A">
      <w:pPr>
        <w:spacing w:after="0" w:line="240" w:lineRule="auto"/>
        <w:rPr>
          <w:ins w:id="496" w:author="Unknown"/>
          <w:rFonts w:ascii="Times New Roman" w:eastAsia="Times New Roman" w:hAnsi="Times New Roman" w:cs="Times New Roman"/>
          <w:sz w:val="24"/>
          <w:szCs w:val="24"/>
        </w:rPr>
      </w:pPr>
      <w:ins w:id="497"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"http://www.dotnetfunda.com/profile/chvrsri.aspx"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Chvrsri</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498" w:author="Unknown"/>
          <w:rFonts w:ascii="Times New Roman" w:eastAsia="Times New Roman" w:hAnsi="Times New Roman" w:cs="Times New Roman"/>
          <w:sz w:val="24"/>
          <w:szCs w:val="24"/>
        </w:rPr>
      </w:pPr>
      <w:ins w:id="499" w:author="Unknown">
        <w:r w:rsidRPr="00C90A7A">
          <w:rPr>
            <w:rFonts w:ascii="Times New Roman" w:eastAsia="Times New Roman" w:hAnsi="Times New Roman" w:cs="Times New Roman"/>
            <w:sz w:val="24"/>
            <w:szCs w:val="24"/>
          </w:rPr>
          <w:t xml:space="preserve">This mechanism helps to simplify a complex problem into an easier </w:t>
        </w:r>
        <w:proofErr w:type="spellStart"/>
        <w:r w:rsidRPr="00C90A7A">
          <w:rPr>
            <w:rFonts w:ascii="Times New Roman" w:eastAsia="Times New Roman" w:hAnsi="Times New Roman" w:cs="Times New Roman"/>
            <w:sz w:val="24"/>
            <w:szCs w:val="24"/>
          </w:rPr>
          <w:t>problem.It</w:t>
        </w:r>
        <w:proofErr w:type="spellEnd"/>
        <w:r w:rsidRPr="00C90A7A">
          <w:rPr>
            <w:rFonts w:ascii="Times New Roman" w:eastAsia="Times New Roman" w:hAnsi="Times New Roman" w:cs="Times New Roman"/>
            <w:sz w:val="24"/>
            <w:szCs w:val="24"/>
          </w:rPr>
          <w:t xml:space="preserve"> generally makes different classes and objects to communicate with each other and thus making the problem solved. It communicates with the problem by making different classes and objects to send a message to each other.</w:t>
        </w:r>
      </w:ins>
    </w:p>
    <w:p w:rsidR="00C90A7A" w:rsidRPr="00C90A7A" w:rsidRDefault="00C90A7A" w:rsidP="00C90A7A">
      <w:pPr>
        <w:spacing w:after="0" w:line="240" w:lineRule="auto"/>
        <w:rPr>
          <w:ins w:id="500" w:author="Unknown"/>
          <w:rFonts w:ascii="Times New Roman" w:eastAsia="Times New Roman" w:hAnsi="Times New Roman" w:cs="Times New Roman"/>
          <w:sz w:val="24"/>
          <w:szCs w:val="24"/>
        </w:rPr>
      </w:pPr>
    </w:p>
    <w:p w:rsidR="00C90A7A" w:rsidRPr="00C90A7A" w:rsidRDefault="00C90A7A" w:rsidP="00C90A7A">
      <w:pPr>
        <w:spacing w:after="0" w:line="240" w:lineRule="auto"/>
        <w:rPr>
          <w:ins w:id="501" w:author="Unknown"/>
          <w:rFonts w:ascii="Times New Roman" w:eastAsia="Times New Roman" w:hAnsi="Times New Roman" w:cs="Times New Roman"/>
          <w:color w:val="0000FF"/>
          <w:sz w:val="24"/>
          <w:szCs w:val="24"/>
          <w:u w:val="single"/>
        </w:rPr>
      </w:pPr>
      <w:ins w:id="502"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"http://www.dotnetfunda.com/interview/exam4480-what-is-the-advantage-of-parametric-polymorphism.aspx" \o "What is the advantage of parametric polymorphism ?"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503" w:author="Unknown"/>
          <w:rFonts w:ascii="Times New Roman" w:eastAsia="Times New Roman" w:hAnsi="Times New Roman" w:cs="Times New Roman"/>
          <w:b/>
          <w:bCs/>
          <w:sz w:val="36"/>
          <w:szCs w:val="36"/>
        </w:rPr>
      </w:pPr>
      <w:ins w:id="504" w:author="Unknown">
        <w:r w:rsidRPr="00C90A7A">
          <w:rPr>
            <w:rFonts w:ascii="Times New Roman" w:eastAsia="Times New Roman" w:hAnsi="Times New Roman" w:cs="Times New Roman"/>
            <w:b/>
            <w:bCs/>
            <w:color w:val="0000FF"/>
            <w:sz w:val="36"/>
            <w:szCs w:val="36"/>
            <w:u w:val="single"/>
          </w:rPr>
          <w:t xml:space="preserve">What is the advantage of parametric </w:t>
        </w:r>
        <w:proofErr w:type="gramStart"/>
        <w:r w:rsidRPr="00C90A7A">
          <w:rPr>
            <w:rFonts w:ascii="Times New Roman" w:eastAsia="Times New Roman" w:hAnsi="Times New Roman" w:cs="Times New Roman"/>
            <w:b/>
            <w:bCs/>
            <w:color w:val="0000FF"/>
            <w:sz w:val="36"/>
            <w:szCs w:val="36"/>
            <w:u w:val="single"/>
          </w:rPr>
          <w:t xml:space="preserve">polymorphism </w:t>
        </w:r>
        <w:proofErr w:type="gramEnd"/>
        <w:r w:rsidRPr="00C90A7A">
          <w:rPr>
            <w:rFonts w:ascii="Times New Roman" w:eastAsia="Times New Roman" w:hAnsi="Times New Roman" w:cs="Times New Roman"/>
            <w:b/>
            <w:bCs/>
            <w:color w:val="0000FF"/>
            <w:sz w:val="36"/>
            <w:szCs w:val="36"/>
            <w:u w:val="single"/>
          </w:rPr>
          <w:t>?</w:t>
        </w:r>
      </w:ins>
    </w:p>
    <w:p w:rsidR="00C90A7A" w:rsidRPr="00C90A7A" w:rsidRDefault="00C90A7A" w:rsidP="00C90A7A">
      <w:pPr>
        <w:spacing w:after="0" w:line="240" w:lineRule="auto"/>
        <w:rPr>
          <w:ins w:id="505" w:author="Unknown"/>
          <w:rFonts w:ascii="Times New Roman" w:eastAsia="Times New Roman" w:hAnsi="Times New Roman" w:cs="Times New Roman"/>
          <w:sz w:val="24"/>
          <w:szCs w:val="24"/>
        </w:rPr>
      </w:pPr>
      <w:ins w:id="506"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"http://www.dotnetfunda.com/profile/chvrsri.aspx"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Chvrsri</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507" w:author="Unknown"/>
          <w:rFonts w:ascii="Times New Roman" w:eastAsia="Times New Roman" w:hAnsi="Times New Roman" w:cs="Times New Roman"/>
          <w:sz w:val="24"/>
          <w:szCs w:val="24"/>
        </w:rPr>
      </w:pPr>
      <w:ins w:id="508" w:author="Unknown">
        <w:r w:rsidRPr="00C90A7A">
          <w:rPr>
            <w:rFonts w:ascii="Times New Roman" w:eastAsia="Times New Roman" w:hAnsi="Times New Roman" w:cs="Times New Roman"/>
            <w:sz w:val="24"/>
            <w:szCs w:val="24"/>
          </w:rPr>
          <w:t>Generally in Parametric polymorphism the code is written without following any specification for the type of data present so this particular code can be used any number of times. Hence code re-usability is achieved.</w:t>
        </w:r>
      </w:ins>
    </w:p>
    <w:p w:rsidR="00C90A7A" w:rsidRPr="00C90A7A" w:rsidRDefault="00C90A7A" w:rsidP="00C90A7A">
      <w:pPr>
        <w:spacing w:after="0" w:line="240" w:lineRule="auto"/>
        <w:rPr>
          <w:ins w:id="509" w:author="Unknown"/>
          <w:rFonts w:ascii="Times New Roman" w:eastAsia="Times New Roman" w:hAnsi="Times New Roman" w:cs="Times New Roman"/>
          <w:sz w:val="24"/>
          <w:szCs w:val="24"/>
        </w:rPr>
      </w:pPr>
    </w:p>
    <w:p w:rsidR="00C90A7A" w:rsidRPr="00C90A7A" w:rsidRDefault="00C90A7A" w:rsidP="00C90A7A">
      <w:pPr>
        <w:spacing w:after="0" w:line="240" w:lineRule="auto"/>
        <w:rPr>
          <w:ins w:id="510" w:author="Unknown"/>
          <w:rFonts w:ascii="Times New Roman" w:eastAsia="Times New Roman" w:hAnsi="Times New Roman" w:cs="Times New Roman"/>
          <w:color w:val="0000FF"/>
          <w:sz w:val="24"/>
          <w:szCs w:val="24"/>
          <w:u w:val="single"/>
        </w:rPr>
      </w:pPr>
      <w:ins w:id="511"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"http://www.dotnetfunda.com/interview/exam4497-when-we-will-create-architecture-and-show-one-application-connect-with-diff.aspx" \o "When We will create architecture and show one application connect with different type of database like SQL or Oracle. </w:instrText>
        </w:r>
        <w:r w:rsidRPr="00C90A7A">
          <w:rPr>
            <w:rFonts w:ascii="Times New Roman" w:eastAsia="Times New Roman" w:hAnsi="Times New Roman" w:cs="Times New Roman"/>
            <w:sz w:val="24"/>
            <w:szCs w:val="24"/>
          </w:rPr>
          <w:cr/>
          <w:instrText xml:space="preserve">
Which option is suitable for create architecture?"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512" w:author="Unknown"/>
          <w:rFonts w:ascii="Times New Roman" w:eastAsia="Times New Roman" w:hAnsi="Times New Roman" w:cs="Times New Roman"/>
          <w:b/>
          <w:bCs/>
          <w:sz w:val="36"/>
          <w:szCs w:val="36"/>
        </w:rPr>
      </w:pPr>
      <w:ins w:id="513" w:author="Unknown">
        <w:r w:rsidRPr="00C90A7A">
          <w:rPr>
            <w:rFonts w:ascii="Times New Roman" w:eastAsia="Times New Roman" w:hAnsi="Times New Roman" w:cs="Times New Roman"/>
            <w:b/>
            <w:bCs/>
            <w:color w:val="0000FF"/>
            <w:sz w:val="36"/>
            <w:szCs w:val="36"/>
            <w:u w:val="single"/>
          </w:rPr>
          <w:t xml:space="preserve">When </w:t>
        </w:r>
        <w:proofErr w:type="gramStart"/>
        <w:r w:rsidRPr="00C90A7A">
          <w:rPr>
            <w:rFonts w:ascii="Times New Roman" w:eastAsia="Times New Roman" w:hAnsi="Times New Roman" w:cs="Times New Roman"/>
            <w:b/>
            <w:bCs/>
            <w:color w:val="0000FF"/>
            <w:sz w:val="36"/>
            <w:szCs w:val="36"/>
            <w:u w:val="single"/>
          </w:rPr>
          <w:t>W</w:t>
        </w:r>
        <w:proofErr w:type="gramEnd"/>
        <w:r w:rsidRPr="00C90A7A">
          <w:rPr>
            <w:rFonts w:ascii="Times New Roman" w:eastAsia="Times New Roman" w:hAnsi="Times New Roman" w:cs="Times New Roman"/>
            <w:b/>
            <w:bCs/>
            <w:color w:val="0000FF"/>
            <w:sz w:val="36"/>
            <w:szCs w:val="36"/>
            <w:u w:val="single"/>
          </w:rPr>
          <w:t>e will create architecture and show one application connect with different type of database like SQL or Oracle. Which option is suitable for create architecture?</w:t>
        </w:r>
      </w:ins>
    </w:p>
    <w:p w:rsidR="00C90A7A" w:rsidRPr="00C90A7A" w:rsidRDefault="00C90A7A" w:rsidP="00C90A7A">
      <w:pPr>
        <w:spacing w:after="0" w:line="240" w:lineRule="auto"/>
        <w:rPr>
          <w:ins w:id="514" w:author="Unknown"/>
          <w:rFonts w:ascii="Times New Roman" w:eastAsia="Times New Roman" w:hAnsi="Times New Roman" w:cs="Times New Roman"/>
          <w:sz w:val="24"/>
          <w:szCs w:val="24"/>
        </w:rPr>
      </w:pPr>
      <w:ins w:id="515"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"http://www.dotnetfunda.com/profile/rajusingh.aspx"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Rajusingh</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516" w:author="Unknown"/>
          <w:rFonts w:ascii="Times New Roman" w:eastAsia="Times New Roman" w:hAnsi="Times New Roman" w:cs="Times New Roman"/>
          <w:sz w:val="24"/>
          <w:szCs w:val="24"/>
        </w:rPr>
      </w:pPr>
      <w:ins w:id="517" w:author="Unknown">
        <w:r w:rsidRPr="00C90A7A">
          <w:rPr>
            <w:rFonts w:ascii="Times New Roman" w:eastAsia="Times New Roman" w:hAnsi="Times New Roman" w:cs="Times New Roman"/>
            <w:sz w:val="24"/>
            <w:szCs w:val="24"/>
          </w:rPr>
          <w:t>NOTE: This is objective type question, Please click question title for correct answer.</w:t>
        </w:r>
      </w:ins>
    </w:p>
    <w:p w:rsidR="00C90A7A" w:rsidRPr="00C90A7A" w:rsidRDefault="00C90A7A" w:rsidP="00C90A7A">
      <w:pPr>
        <w:spacing w:after="0" w:line="240" w:lineRule="auto"/>
        <w:rPr>
          <w:ins w:id="518" w:author="Unknown"/>
          <w:rFonts w:ascii="Times New Roman" w:eastAsia="Times New Roman" w:hAnsi="Times New Roman" w:cs="Times New Roman"/>
          <w:sz w:val="24"/>
          <w:szCs w:val="24"/>
        </w:rPr>
      </w:pPr>
    </w:p>
    <w:p w:rsidR="00C90A7A" w:rsidRPr="00C90A7A" w:rsidRDefault="00C90A7A" w:rsidP="00C90A7A">
      <w:pPr>
        <w:spacing w:after="0" w:line="240" w:lineRule="auto"/>
        <w:rPr>
          <w:ins w:id="519" w:author="Unknown"/>
          <w:rFonts w:ascii="Times New Roman" w:eastAsia="Times New Roman" w:hAnsi="Times New Roman" w:cs="Times New Roman"/>
          <w:color w:val="0000FF"/>
          <w:sz w:val="24"/>
          <w:szCs w:val="24"/>
          <w:u w:val="single"/>
        </w:rPr>
      </w:pPr>
      <w:ins w:id="520"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"http://www.dotnetfunda.com/interview/exam4537-what-is-difference-in-between-abstrct-classes-and-interfaces.aspx" \o "What is difference in between abstrct classes and interfaces ?"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521" w:author="Unknown"/>
          <w:rFonts w:ascii="Times New Roman" w:eastAsia="Times New Roman" w:hAnsi="Times New Roman" w:cs="Times New Roman"/>
          <w:b/>
          <w:bCs/>
          <w:sz w:val="36"/>
          <w:szCs w:val="36"/>
        </w:rPr>
      </w:pPr>
      <w:ins w:id="522" w:author="Unknown">
        <w:r w:rsidRPr="00C90A7A">
          <w:rPr>
            <w:rFonts w:ascii="Times New Roman" w:eastAsia="Times New Roman" w:hAnsi="Times New Roman" w:cs="Times New Roman"/>
            <w:b/>
            <w:bCs/>
            <w:color w:val="0000FF"/>
            <w:sz w:val="36"/>
            <w:szCs w:val="36"/>
            <w:u w:val="single"/>
          </w:rPr>
          <w:t xml:space="preserve">What is difference in between </w:t>
        </w:r>
        <w:proofErr w:type="spellStart"/>
        <w:r w:rsidRPr="00C90A7A">
          <w:rPr>
            <w:rFonts w:ascii="Times New Roman" w:eastAsia="Times New Roman" w:hAnsi="Times New Roman" w:cs="Times New Roman"/>
            <w:b/>
            <w:bCs/>
            <w:color w:val="0000FF"/>
            <w:sz w:val="36"/>
            <w:szCs w:val="36"/>
            <w:u w:val="single"/>
          </w:rPr>
          <w:t>abstrct</w:t>
        </w:r>
        <w:proofErr w:type="spellEnd"/>
        <w:r w:rsidRPr="00C90A7A">
          <w:rPr>
            <w:rFonts w:ascii="Times New Roman" w:eastAsia="Times New Roman" w:hAnsi="Times New Roman" w:cs="Times New Roman"/>
            <w:b/>
            <w:bCs/>
            <w:color w:val="0000FF"/>
            <w:sz w:val="36"/>
            <w:szCs w:val="36"/>
            <w:u w:val="single"/>
          </w:rPr>
          <w:t xml:space="preserve"> classes and </w:t>
        </w:r>
        <w:proofErr w:type="gramStart"/>
        <w:r w:rsidRPr="00C90A7A">
          <w:rPr>
            <w:rFonts w:ascii="Times New Roman" w:eastAsia="Times New Roman" w:hAnsi="Times New Roman" w:cs="Times New Roman"/>
            <w:b/>
            <w:bCs/>
            <w:color w:val="0000FF"/>
            <w:sz w:val="36"/>
            <w:szCs w:val="36"/>
            <w:u w:val="single"/>
          </w:rPr>
          <w:t xml:space="preserve">interfaces </w:t>
        </w:r>
        <w:proofErr w:type="gramEnd"/>
        <w:r w:rsidRPr="00C90A7A">
          <w:rPr>
            <w:rFonts w:ascii="Times New Roman" w:eastAsia="Times New Roman" w:hAnsi="Times New Roman" w:cs="Times New Roman"/>
            <w:b/>
            <w:bCs/>
            <w:color w:val="0000FF"/>
            <w:sz w:val="36"/>
            <w:szCs w:val="36"/>
            <w:u w:val="single"/>
          </w:rPr>
          <w:t>?</w:t>
        </w:r>
      </w:ins>
    </w:p>
    <w:p w:rsidR="00C90A7A" w:rsidRPr="00C90A7A" w:rsidRDefault="00C90A7A" w:rsidP="00C90A7A">
      <w:pPr>
        <w:spacing w:after="0" w:line="240" w:lineRule="auto"/>
        <w:rPr>
          <w:ins w:id="523" w:author="Unknown"/>
          <w:rFonts w:ascii="Times New Roman" w:eastAsia="Times New Roman" w:hAnsi="Times New Roman" w:cs="Times New Roman"/>
          <w:sz w:val="24"/>
          <w:szCs w:val="24"/>
        </w:rPr>
      </w:pPr>
      <w:ins w:id="524"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"http://www.dotnetfunda.com/profile/rahulshukla.aspx"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Rahulshukla</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525" w:author="Unknown"/>
          <w:rFonts w:ascii="Times New Roman" w:eastAsia="Times New Roman" w:hAnsi="Times New Roman" w:cs="Times New Roman"/>
          <w:sz w:val="24"/>
          <w:szCs w:val="24"/>
        </w:rPr>
      </w:pPr>
      <w:ins w:id="526" w:author="Unknown">
        <w:r w:rsidRPr="00C90A7A">
          <w:rPr>
            <w:rFonts w:ascii="Times New Roman" w:eastAsia="Times New Roman" w:hAnsi="Times New Roman" w:cs="Times New Roman"/>
            <w:sz w:val="24"/>
            <w:szCs w:val="24"/>
          </w:rPr>
          <w:t xml:space="preserve">An interface offers an alternative to an abstract class for creating contract among classes and their client. The main difference in between abstract class and interface are given bellow </w:t>
        </w:r>
        <w:r w:rsidRPr="00C90A7A">
          <w:rPr>
            <w:rFonts w:ascii="Times New Roman" w:eastAsia="Times New Roman" w:hAnsi="Times New Roman" w:cs="Times New Roman"/>
            <w:sz w:val="24"/>
            <w:szCs w:val="24"/>
          </w:rPr>
          <w:br/>
          <w:t xml:space="preserve">1. Abstract classes can have concrete methods while interfaces have no methods implemented.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2.Interface</w:t>
        </w:r>
        <w:proofErr w:type="gramEnd"/>
        <w:r w:rsidRPr="00C90A7A">
          <w:rPr>
            <w:rFonts w:ascii="Times New Roman" w:eastAsia="Times New Roman" w:hAnsi="Times New Roman" w:cs="Times New Roman"/>
            <w:sz w:val="24"/>
            <w:szCs w:val="24"/>
          </w:rPr>
          <w:t xml:space="preserve"> do not come in inheriting </w:t>
        </w:r>
        <w:proofErr w:type="spellStart"/>
        <w:r w:rsidRPr="00C90A7A">
          <w:rPr>
            <w:rFonts w:ascii="Times New Roman" w:eastAsia="Times New Roman" w:hAnsi="Times New Roman" w:cs="Times New Roman"/>
            <w:sz w:val="24"/>
            <w:szCs w:val="24"/>
          </w:rPr>
          <w:t>chain,while</w:t>
        </w:r>
        <w:proofErr w:type="spellEnd"/>
        <w:r w:rsidRPr="00C90A7A">
          <w:rPr>
            <w:rFonts w:ascii="Times New Roman" w:eastAsia="Times New Roman" w:hAnsi="Times New Roman" w:cs="Times New Roman"/>
            <w:sz w:val="24"/>
            <w:szCs w:val="24"/>
          </w:rPr>
          <w:t xml:space="preserve"> abstract classes come in inheritance .</w:t>
        </w:r>
      </w:ins>
    </w:p>
    <w:p w:rsidR="00C90A7A" w:rsidRPr="00C90A7A" w:rsidRDefault="00C90A7A" w:rsidP="00C90A7A">
      <w:pPr>
        <w:spacing w:after="0" w:line="240" w:lineRule="auto"/>
        <w:rPr>
          <w:ins w:id="527" w:author="Unknown"/>
          <w:rFonts w:ascii="Times New Roman" w:eastAsia="Times New Roman" w:hAnsi="Times New Roman" w:cs="Times New Roman"/>
          <w:sz w:val="24"/>
          <w:szCs w:val="24"/>
        </w:rPr>
      </w:pPr>
    </w:p>
    <w:p w:rsidR="00C90A7A" w:rsidRPr="00C90A7A" w:rsidRDefault="00C90A7A" w:rsidP="00C90A7A">
      <w:pPr>
        <w:spacing w:after="0" w:line="240" w:lineRule="auto"/>
        <w:rPr>
          <w:ins w:id="528" w:author="Unknown"/>
          <w:rFonts w:ascii="Times New Roman" w:eastAsia="Times New Roman" w:hAnsi="Times New Roman" w:cs="Times New Roman"/>
          <w:color w:val="0000FF"/>
          <w:sz w:val="24"/>
          <w:szCs w:val="24"/>
          <w:u w:val="single"/>
        </w:rPr>
      </w:pPr>
      <w:ins w:id="529"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"http://www.dotnetfunda.com/interview/exam4588-overloading-is-static-polymorphism-and-overriding-is-dynamic-polymorphism.aspx" \o "Overloading is Static Polymorphism and Overriding is Dynamic Polymorphism ?</w:instrText>
        </w:r>
        <w:r w:rsidRPr="00C90A7A">
          <w:rPr>
            <w:rFonts w:ascii="Times New Roman" w:eastAsia="Times New Roman" w:hAnsi="Times New Roman" w:cs="Times New Roman"/>
            <w:sz w:val="24"/>
            <w:szCs w:val="24"/>
          </w:rPr>
          <w:cr/>
          <w:instrText xml:space="preserve">
True or False ?"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530" w:author="Unknown"/>
          <w:rFonts w:ascii="Times New Roman" w:eastAsia="Times New Roman" w:hAnsi="Times New Roman" w:cs="Times New Roman"/>
          <w:b/>
          <w:bCs/>
          <w:sz w:val="36"/>
          <w:szCs w:val="36"/>
        </w:rPr>
      </w:pPr>
      <w:ins w:id="531" w:author="Unknown">
        <w:r w:rsidRPr="00C90A7A">
          <w:rPr>
            <w:rFonts w:ascii="Times New Roman" w:eastAsia="Times New Roman" w:hAnsi="Times New Roman" w:cs="Times New Roman"/>
            <w:b/>
            <w:bCs/>
            <w:color w:val="0000FF"/>
            <w:sz w:val="36"/>
            <w:szCs w:val="36"/>
            <w:u w:val="single"/>
          </w:rPr>
          <w:t xml:space="preserve">Overloading is Static Polymorphism and Overriding is Dynamic </w:t>
        </w:r>
        <w:proofErr w:type="gramStart"/>
        <w:r w:rsidRPr="00C90A7A">
          <w:rPr>
            <w:rFonts w:ascii="Times New Roman" w:eastAsia="Times New Roman" w:hAnsi="Times New Roman" w:cs="Times New Roman"/>
            <w:b/>
            <w:bCs/>
            <w:color w:val="0000FF"/>
            <w:sz w:val="36"/>
            <w:szCs w:val="36"/>
            <w:u w:val="single"/>
          </w:rPr>
          <w:t xml:space="preserve">Polymorphism </w:t>
        </w:r>
        <w:proofErr w:type="gramEnd"/>
        <w:r w:rsidRPr="00C90A7A">
          <w:rPr>
            <w:rFonts w:ascii="Times New Roman" w:eastAsia="Times New Roman" w:hAnsi="Times New Roman" w:cs="Times New Roman"/>
            <w:b/>
            <w:bCs/>
            <w:color w:val="0000FF"/>
            <w:sz w:val="36"/>
            <w:szCs w:val="36"/>
            <w:u w:val="single"/>
          </w:rPr>
          <w:t xml:space="preserve">? True or </w:t>
        </w:r>
        <w:proofErr w:type="gramStart"/>
        <w:r w:rsidRPr="00C90A7A">
          <w:rPr>
            <w:rFonts w:ascii="Times New Roman" w:eastAsia="Times New Roman" w:hAnsi="Times New Roman" w:cs="Times New Roman"/>
            <w:b/>
            <w:bCs/>
            <w:color w:val="0000FF"/>
            <w:sz w:val="36"/>
            <w:szCs w:val="36"/>
            <w:u w:val="single"/>
          </w:rPr>
          <w:t xml:space="preserve">False </w:t>
        </w:r>
        <w:proofErr w:type="gramEnd"/>
        <w:r w:rsidRPr="00C90A7A">
          <w:rPr>
            <w:rFonts w:ascii="Times New Roman" w:eastAsia="Times New Roman" w:hAnsi="Times New Roman" w:cs="Times New Roman"/>
            <w:b/>
            <w:bCs/>
            <w:color w:val="0000FF"/>
            <w:sz w:val="36"/>
            <w:szCs w:val="36"/>
            <w:u w:val="single"/>
          </w:rPr>
          <w:t>?</w:t>
        </w:r>
      </w:ins>
    </w:p>
    <w:p w:rsidR="00C90A7A" w:rsidRPr="00C90A7A" w:rsidRDefault="00C90A7A" w:rsidP="00C90A7A">
      <w:pPr>
        <w:spacing w:after="0" w:line="240" w:lineRule="auto"/>
        <w:rPr>
          <w:ins w:id="532" w:author="Unknown"/>
          <w:rFonts w:ascii="Times New Roman" w:eastAsia="Times New Roman" w:hAnsi="Times New Roman" w:cs="Times New Roman"/>
          <w:sz w:val="24"/>
          <w:szCs w:val="24"/>
        </w:rPr>
      </w:pPr>
      <w:ins w:id="533"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"http://www.dotnetfunda.com/profile/akiii.aspx"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Akiii</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534" w:author="Unknown"/>
          <w:rFonts w:ascii="Times New Roman" w:eastAsia="Times New Roman" w:hAnsi="Times New Roman" w:cs="Times New Roman"/>
          <w:sz w:val="24"/>
          <w:szCs w:val="24"/>
        </w:rPr>
      </w:pPr>
      <w:ins w:id="535" w:author="Unknown">
        <w:r w:rsidRPr="00C90A7A">
          <w:rPr>
            <w:rFonts w:ascii="Times New Roman" w:eastAsia="Times New Roman" w:hAnsi="Times New Roman" w:cs="Times New Roman"/>
            <w:sz w:val="24"/>
            <w:szCs w:val="24"/>
          </w:rPr>
          <w:t>NOTE: This is objective type question, Please click question title for correct answer.</w:t>
        </w:r>
      </w:ins>
    </w:p>
    <w:p w:rsidR="00C90A7A" w:rsidRPr="00C90A7A" w:rsidRDefault="00C90A7A" w:rsidP="00C90A7A">
      <w:pPr>
        <w:spacing w:after="0" w:line="240" w:lineRule="auto"/>
        <w:rPr>
          <w:ins w:id="536" w:author="Unknown"/>
          <w:rFonts w:ascii="Times New Roman" w:eastAsia="Times New Roman" w:hAnsi="Times New Roman" w:cs="Times New Roman"/>
          <w:sz w:val="24"/>
          <w:szCs w:val="24"/>
        </w:rPr>
      </w:pPr>
    </w:p>
    <w:p w:rsidR="00C90A7A" w:rsidRPr="00C90A7A" w:rsidRDefault="00C90A7A" w:rsidP="00C90A7A">
      <w:pPr>
        <w:spacing w:after="0" w:line="240" w:lineRule="auto"/>
        <w:rPr>
          <w:ins w:id="537" w:author="Unknown"/>
          <w:rFonts w:ascii="Times New Roman" w:eastAsia="Times New Roman" w:hAnsi="Times New Roman" w:cs="Times New Roman"/>
          <w:color w:val="0000FF"/>
          <w:sz w:val="24"/>
          <w:szCs w:val="24"/>
          <w:u w:val="single"/>
        </w:rPr>
      </w:pPr>
      <w:ins w:id="538"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"http://www.dotnetfunda.com/interview/exam4964-which-of-the-following-is-not-a-part-of-oops.aspx" \o "Which of the following is not a part of OOPs?"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539" w:author="Unknown"/>
          <w:rFonts w:ascii="Times New Roman" w:eastAsia="Times New Roman" w:hAnsi="Times New Roman" w:cs="Times New Roman"/>
          <w:b/>
          <w:bCs/>
          <w:sz w:val="36"/>
          <w:szCs w:val="36"/>
        </w:rPr>
      </w:pPr>
      <w:ins w:id="540" w:author="Unknown">
        <w:r w:rsidRPr="00C90A7A">
          <w:rPr>
            <w:rFonts w:ascii="Times New Roman" w:eastAsia="Times New Roman" w:hAnsi="Times New Roman" w:cs="Times New Roman"/>
            <w:b/>
            <w:bCs/>
            <w:color w:val="0000FF"/>
            <w:sz w:val="36"/>
            <w:szCs w:val="36"/>
            <w:u w:val="single"/>
          </w:rPr>
          <w:t>Which of the following is not a part of OOPs?</w:t>
        </w:r>
      </w:ins>
    </w:p>
    <w:p w:rsidR="00C90A7A" w:rsidRPr="00C90A7A" w:rsidRDefault="00C90A7A" w:rsidP="00C90A7A">
      <w:pPr>
        <w:spacing w:after="0" w:line="240" w:lineRule="auto"/>
        <w:rPr>
          <w:ins w:id="541" w:author="Unknown"/>
          <w:rFonts w:ascii="Times New Roman" w:eastAsia="Times New Roman" w:hAnsi="Times New Roman" w:cs="Times New Roman"/>
          <w:sz w:val="24"/>
          <w:szCs w:val="24"/>
        </w:rPr>
      </w:pPr>
      <w:ins w:id="542"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"http://www.dotnetfunda.com/profile/sabarimahesh.aspx" </w:instrText>
        </w:r>
        <w:r w:rsidRPr="00C90A7A">
          <w:rPr>
            <w:rFonts w:ascii="Times New Roman" w:eastAsia="Times New Roman" w:hAnsi="Times New Roman" w:cs="Times New Roman"/>
            <w:sz w:val="24"/>
            <w:szCs w:val="24"/>
          </w:rPr>
          <w:fldChar w:fldCharType="separate"/>
        </w:r>
        <w:proofErr w:type="spellStart"/>
        <w:r w:rsidRPr="00C90A7A">
          <w:rPr>
            <w:rFonts w:ascii="Times New Roman" w:eastAsia="Times New Roman" w:hAnsi="Times New Roman" w:cs="Times New Roman"/>
            <w:color w:val="0000FF"/>
            <w:sz w:val="24"/>
            <w:szCs w:val="24"/>
            <w:u w:val="single"/>
          </w:rPr>
          <w:t>Sabarimahesh</w:t>
        </w:r>
        <w:proofErr w:type="spellEnd"/>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543" w:author="Unknown"/>
          <w:rFonts w:ascii="Times New Roman" w:eastAsia="Times New Roman" w:hAnsi="Times New Roman" w:cs="Times New Roman"/>
          <w:sz w:val="24"/>
          <w:szCs w:val="24"/>
        </w:rPr>
      </w:pPr>
      <w:ins w:id="544" w:author="Unknown">
        <w:r w:rsidRPr="00C90A7A">
          <w:rPr>
            <w:rFonts w:ascii="Times New Roman" w:eastAsia="Times New Roman" w:hAnsi="Times New Roman" w:cs="Times New Roman"/>
            <w:sz w:val="24"/>
            <w:szCs w:val="24"/>
          </w:rPr>
          <w:t>NOTE: This is objective type question, Please click question title for correct answer.</w:t>
        </w:r>
      </w:ins>
    </w:p>
    <w:p w:rsidR="00C90A7A" w:rsidRPr="00C90A7A" w:rsidRDefault="00C90A7A" w:rsidP="00C90A7A">
      <w:pPr>
        <w:spacing w:after="0" w:line="240" w:lineRule="auto"/>
        <w:rPr>
          <w:ins w:id="545" w:author="Unknown"/>
          <w:rFonts w:ascii="Times New Roman" w:eastAsia="Times New Roman" w:hAnsi="Times New Roman" w:cs="Times New Roman"/>
          <w:sz w:val="24"/>
          <w:szCs w:val="24"/>
        </w:rPr>
      </w:pPr>
    </w:p>
    <w:p w:rsidR="00C90A7A" w:rsidRPr="00C90A7A" w:rsidRDefault="00C90A7A" w:rsidP="00C90A7A">
      <w:pPr>
        <w:spacing w:after="0" w:line="240" w:lineRule="auto"/>
        <w:rPr>
          <w:ins w:id="546" w:author="Unknown"/>
          <w:rFonts w:ascii="Times New Roman" w:eastAsia="Times New Roman" w:hAnsi="Times New Roman" w:cs="Times New Roman"/>
          <w:color w:val="0000FF"/>
          <w:sz w:val="24"/>
          <w:szCs w:val="24"/>
          <w:u w:val="single"/>
        </w:rPr>
      </w:pPr>
      <w:ins w:id="547" w:author="Unknown">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"http://www.dotnetfunda.com/interview/exam5309-what-is-the-default-access-modifier-of-a-class.aspx" \o "What is the default access modifier of a class?" </w:instrText>
        </w:r>
        <w:r w:rsidRPr="00C90A7A">
          <w:rPr>
            <w:rFonts w:ascii="Times New Roman" w:eastAsia="Times New Roman" w:hAnsi="Times New Roman" w:cs="Times New Roman"/>
            <w:sz w:val="24"/>
            <w:szCs w:val="24"/>
          </w:rPr>
          <w:fldChar w:fldCharType="separate"/>
        </w:r>
      </w:ins>
    </w:p>
    <w:p w:rsidR="00C90A7A" w:rsidRPr="00C90A7A" w:rsidRDefault="00C90A7A" w:rsidP="00C90A7A">
      <w:pPr>
        <w:spacing w:before="100" w:beforeAutospacing="1" w:after="100" w:afterAutospacing="1" w:line="240" w:lineRule="auto"/>
        <w:outlineLvl w:val="1"/>
        <w:rPr>
          <w:ins w:id="548" w:author="Unknown"/>
          <w:rFonts w:ascii="Times New Roman" w:eastAsia="Times New Roman" w:hAnsi="Times New Roman" w:cs="Times New Roman"/>
          <w:b/>
          <w:bCs/>
          <w:sz w:val="36"/>
          <w:szCs w:val="36"/>
        </w:rPr>
      </w:pPr>
      <w:ins w:id="549" w:author="Unknown">
        <w:r w:rsidRPr="00C90A7A">
          <w:rPr>
            <w:rFonts w:ascii="Times New Roman" w:eastAsia="Times New Roman" w:hAnsi="Times New Roman" w:cs="Times New Roman"/>
            <w:b/>
            <w:bCs/>
            <w:color w:val="0000FF"/>
            <w:sz w:val="36"/>
            <w:szCs w:val="36"/>
            <w:u w:val="single"/>
          </w:rPr>
          <w:t>What is the default access modifier of a class?</w:t>
        </w:r>
      </w:ins>
    </w:p>
    <w:p w:rsidR="00C90A7A" w:rsidRPr="00C90A7A" w:rsidRDefault="00C90A7A" w:rsidP="00C90A7A">
      <w:pPr>
        <w:spacing w:after="0" w:line="240" w:lineRule="auto"/>
        <w:rPr>
          <w:ins w:id="550" w:author="Unknown"/>
          <w:rFonts w:ascii="Times New Roman" w:eastAsia="Times New Roman" w:hAnsi="Times New Roman" w:cs="Times New Roman"/>
          <w:sz w:val="24"/>
          <w:szCs w:val="24"/>
        </w:rPr>
      </w:pPr>
      <w:ins w:id="551" w:author="Unknown">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"http://www.dotnetfunda.com/profile/cgn007.aspx" </w:instrText>
        </w:r>
        <w:r w:rsidRPr="00C90A7A">
          <w:rPr>
            <w:rFonts w:ascii="Times New Roman" w:eastAsia="Times New Roman" w:hAnsi="Times New Roman" w:cs="Times New Roman"/>
            <w:sz w:val="24"/>
            <w:szCs w:val="24"/>
          </w:rPr>
          <w:fldChar w:fldCharType="separate"/>
        </w:r>
        <w:r w:rsidRPr="00C90A7A">
          <w:rPr>
            <w:rFonts w:ascii="Times New Roman" w:eastAsia="Times New Roman" w:hAnsi="Times New Roman" w:cs="Times New Roman"/>
            <w:color w:val="0000FF"/>
            <w:sz w:val="24"/>
            <w:szCs w:val="24"/>
            <w:u w:val="single"/>
          </w:rPr>
          <w:t>CGN007</w:t>
        </w:r>
        <w:r w:rsidRPr="00C90A7A">
          <w:rPr>
            <w:rFonts w:ascii="Times New Roman" w:eastAsia="Times New Roman" w:hAnsi="Times New Roman" w:cs="Times New Roman"/>
            <w:sz w:val="24"/>
            <w:szCs w:val="24"/>
          </w:rPr>
          <w:fldChar w:fldCharType="end"/>
        </w:r>
      </w:ins>
    </w:p>
    <w:p w:rsidR="00C90A7A" w:rsidRPr="00C90A7A" w:rsidRDefault="00C90A7A" w:rsidP="00C90A7A">
      <w:pPr>
        <w:spacing w:after="0" w:line="240" w:lineRule="auto"/>
        <w:rPr>
          <w:ins w:id="552" w:author="Unknown"/>
          <w:rFonts w:ascii="Times New Roman" w:eastAsia="Times New Roman" w:hAnsi="Times New Roman" w:cs="Times New Roman"/>
          <w:sz w:val="24"/>
          <w:szCs w:val="24"/>
        </w:rPr>
      </w:pPr>
      <w:ins w:id="553" w:author="Unknown">
        <w:r w:rsidRPr="00C90A7A">
          <w:rPr>
            <w:rFonts w:ascii="Times New Roman" w:eastAsia="Times New Roman" w:hAnsi="Times New Roman" w:cs="Times New Roman"/>
            <w:sz w:val="24"/>
            <w:szCs w:val="24"/>
          </w:rPr>
          <w:t xml:space="preserve">The default access modifier for a class is internal if it's defined within the same namespace. It is private if it's defined within another class.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It can declare members (methods etc) with following access modifiers: </w:t>
        </w:r>
        <w:r w:rsidRPr="00C90A7A">
          <w:rPr>
            <w:rFonts w:ascii="Times New Roman" w:eastAsia="Times New Roman" w:hAnsi="Times New Roman" w:cs="Times New Roman"/>
            <w:sz w:val="24"/>
            <w:szCs w:val="24"/>
          </w:rPr>
          <w:br/>
          <w:t xml:space="preserve">public </w:t>
        </w:r>
        <w:r w:rsidRPr="00C90A7A">
          <w:rPr>
            <w:rFonts w:ascii="Times New Roman" w:eastAsia="Times New Roman" w:hAnsi="Times New Roman" w:cs="Times New Roman"/>
            <w:sz w:val="24"/>
            <w:szCs w:val="24"/>
          </w:rPr>
          <w:br/>
          <w:t xml:space="preserve">internal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lastRenderedPageBreak/>
          <w:t xml:space="preserve">private </w:t>
        </w:r>
        <w:r w:rsidRPr="00C90A7A">
          <w:rPr>
            <w:rFonts w:ascii="Times New Roman" w:eastAsia="Times New Roman" w:hAnsi="Times New Roman" w:cs="Times New Roman"/>
            <w:sz w:val="24"/>
            <w:szCs w:val="24"/>
          </w:rPr>
          <w:br/>
          <w:t>protected internal</w:t>
        </w:r>
      </w:ins>
    </w:p>
    <w:p w:rsidR="00C90A7A" w:rsidRDefault="00C90A7A">
      <w:pPr>
        <w:rPr>
          <w:color w:val="000000" w:themeColor="text1"/>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"http://www.dotnetfunda.com/interview/exam5365-can-a-constructors-that-is-declared-within-a-base-class-inherited-by-subcl.aspx" \o "Can a constructors that is declared within a base class, inherited by subclasses ?</w:instrText>
      </w:r>
      <w:r w:rsidRPr="00C90A7A">
        <w:rPr>
          <w:rFonts w:ascii="Times New Roman" w:eastAsia="Times New Roman" w:hAnsi="Times New Roman" w:cs="Times New Roman"/>
          <w:sz w:val="24"/>
          <w:szCs w:val="24"/>
        </w:rPr>
        <w:cr/>
        <w:instrText xml:space="preserve">
Yes or No"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Can a constructors that is declared within a base class, inherited by </w:t>
      </w:r>
      <w:proofErr w:type="gramStart"/>
      <w:r w:rsidRPr="00C90A7A">
        <w:rPr>
          <w:rFonts w:ascii="Times New Roman" w:eastAsia="Times New Roman" w:hAnsi="Times New Roman" w:cs="Times New Roman"/>
          <w:b/>
          <w:bCs/>
          <w:color w:val="0000FF"/>
          <w:sz w:val="36"/>
          <w:szCs w:val="36"/>
          <w:u w:val="single"/>
        </w:rPr>
        <w:t xml:space="preserve">subclasses </w:t>
      </w:r>
      <w:proofErr w:type="gramEnd"/>
      <w:r w:rsidRPr="00C90A7A">
        <w:rPr>
          <w:rFonts w:ascii="Times New Roman" w:eastAsia="Times New Roman" w:hAnsi="Times New Roman" w:cs="Times New Roman"/>
          <w:b/>
          <w:bCs/>
          <w:color w:val="0000FF"/>
          <w:sz w:val="36"/>
          <w:szCs w:val="36"/>
          <w:u w:val="single"/>
        </w:rPr>
        <w:t>? Yes or No</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39" w:history="1">
        <w:proofErr w:type="spellStart"/>
        <w:r w:rsidRPr="00C90A7A">
          <w:rPr>
            <w:rFonts w:ascii="Times New Roman" w:eastAsia="Times New Roman" w:hAnsi="Times New Roman" w:cs="Times New Roman"/>
            <w:color w:val="0000FF"/>
            <w:sz w:val="24"/>
            <w:szCs w:val="24"/>
            <w:u w:val="single"/>
          </w:rPr>
          <w:t>Akiii</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NOTE: This is objective type question, Please click question title for correct answer.</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"http://www.dotnetfunda.com/interview/exam6451-what-is-abstract-class-and-interfaces.aspx" \o "What is Abstract Class and interfaces?"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What is Abstract Class and interfaces?</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40" w:history="1">
        <w:proofErr w:type="spellStart"/>
        <w:r w:rsidRPr="00C90A7A">
          <w:rPr>
            <w:rFonts w:ascii="Times New Roman" w:eastAsia="Times New Roman" w:hAnsi="Times New Roman" w:cs="Times New Roman"/>
            <w:color w:val="0000FF"/>
            <w:sz w:val="24"/>
            <w:szCs w:val="24"/>
            <w:u w:val="single"/>
          </w:rPr>
          <w:t>Baimey</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When we talk about abstract classes we are </w:t>
      </w:r>
      <w:r w:rsidRPr="00C90A7A">
        <w:rPr>
          <w:rFonts w:ascii="Times New Roman" w:eastAsia="Times New Roman" w:hAnsi="Times New Roman" w:cs="Times New Roman"/>
          <w:b/>
          <w:bCs/>
          <w:sz w:val="24"/>
          <w:szCs w:val="24"/>
        </w:rPr>
        <w:t xml:space="preserve">defining characteristics of an object </w:t>
      </w:r>
      <w:proofErr w:type="gramStart"/>
      <w:r w:rsidRPr="00C90A7A">
        <w:rPr>
          <w:rFonts w:ascii="Times New Roman" w:eastAsia="Times New Roman" w:hAnsi="Times New Roman" w:cs="Times New Roman"/>
          <w:b/>
          <w:bCs/>
          <w:sz w:val="24"/>
          <w:szCs w:val="24"/>
        </w:rPr>
        <w:t>type</w:t>
      </w:r>
      <w:r w:rsidRPr="00C90A7A">
        <w:rPr>
          <w:rFonts w:ascii="Times New Roman" w:eastAsia="Times New Roman" w:hAnsi="Times New Roman" w:cs="Times New Roman"/>
          <w:sz w:val="24"/>
          <w:szCs w:val="24"/>
        </w:rPr>
        <w:t xml:space="preserve"> ,</w:t>
      </w:r>
      <w:proofErr w:type="gramEnd"/>
      <w:r w:rsidRPr="00C90A7A">
        <w:rPr>
          <w:rFonts w:ascii="Times New Roman" w:eastAsia="Times New Roman" w:hAnsi="Times New Roman" w:cs="Times New Roman"/>
          <w:sz w:val="24"/>
          <w:szCs w:val="24"/>
        </w:rPr>
        <w:t xml:space="preserve"> specifying what an object is. </w:t>
      </w:r>
      <w:r w:rsidRPr="00C90A7A">
        <w:rPr>
          <w:rFonts w:ascii="Times New Roman" w:eastAsia="Times New Roman" w:hAnsi="Times New Roman" w:cs="Times New Roman"/>
          <w:sz w:val="24"/>
          <w:szCs w:val="24"/>
        </w:rPr>
        <w:br/>
        <w:t xml:space="preserve">But in the case of an interface we </w:t>
      </w:r>
      <w:r w:rsidRPr="00C90A7A">
        <w:rPr>
          <w:rFonts w:ascii="Times New Roman" w:eastAsia="Times New Roman" w:hAnsi="Times New Roman" w:cs="Times New Roman"/>
          <w:b/>
          <w:bCs/>
          <w:sz w:val="24"/>
          <w:szCs w:val="24"/>
        </w:rPr>
        <w:t xml:space="preserve">define a capability and we bond to provide that </w:t>
      </w:r>
      <w:proofErr w:type="gramStart"/>
      <w:r w:rsidRPr="00C90A7A">
        <w:rPr>
          <w:rFonts w:ascii="Times New Roman" w:eastAsia="Times New Roman" w:hAnsi="Times New Roman" w:cs="Times New Roman"/>
          <w:b/>
          <w:bCs/>
          <w:sz w:val="24"/>
          <w:szCs w:val="24"/>
        </w:rPr>
        <w:t>capability</w:t>
      </w:r>
      <w:r w:rsidRPr="00C90A7A">
        <w:rPr>
          <w:rFonts w:ascii="Times New Roman" w:eastAsia="Times New Roman" w:hAnsi="Times New Roman" w:cs="Times New Roman"/>
          <w:sz w:val="24"/>
          <w:szCs w:val="24"/>
        </w:rPr>
        <w:t xml:space="preserve"> ,</w:t>
      </w:r>
      <w:proofErr w:type="gramEnd"/>
      <w:r w:rsidRPr="00C90A7A">
        <w:rPr>
          <w:rFonts w:ascii="Times New Roman" w:eastAsia="Times New Roman" w:hAnsi="Times New Roman" w:cs="Times New Roman"/>
          <w:sz w:val="24"/>
          <w:szCs w:val="24"/>
        </w:rPr>
        <w:t xml:space="preserve"> we are talking about establishing a contract about what the object can do.</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"http://www.dotnetfunda.com/interview/exam6471-what-output-will-be-come-from-the-code-private-void-showmessage.aspx" \o "What output will be come from the code:</w:instrText>
      </w:r>
      <w:r w:rsidRPr="00C90A7A">
        <w:rPr>
          <w:rFonts w:ascii="Times New Roman" w:eastAsia="Times New Roman" w:hAnsi="Times New Roman" w:cs="Times New Roman"/>
          <w:sz w:val="24"/>
          <w:szCs w:val="24"/>
        </w:rPr>
        <w:cr/>
        <w:instrText xml:space="preserve">
private void ShowMessage()</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try</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MessageBox.Show(\"Try block.\");</w:instrText>
      </w:r>
      <w:r w:rsidRPr="00C90A7A">
        <w:rPr>
          <w:rFonts w:ascii="Times New Roman" w:eastAsia="Times New Roman" w:hAnsi="Times New Roman" w:cs="Times New Roman"/>
          <w:sz w:val="24"/>
          <w:szCs w:val="24"/>
        </w:rPr>
        <w:cr/>
        <w:instrText xml:space="preserve">
                return;</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catch</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MessageBox.Show(\"Execption.\");</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finally</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MessageBox.Show(\"Finally.\");</w:instrText>
      </w:r>
      <w:r w:rsidRPr="00C90A7A">
        <w:rPr>
          <w:rFonts w:ascii="Times New Roman" w:eastAsia="Times New Roman" w:hAnsi="Times New Roman" w:cs="Times New Roman"/>
          <w:sz w:val="24"/>
          <w:szCs w:val="24"/>
        </w:rPr>
        <w:cr/>
        <w:instrText xml:space="preserve">
            }</w:instrText>
      </w:r>
      <w:r w:rsidRPr="00C90A7A">
        <w:rPr>
          <w:rFonts w:ascii="Times New Roman" w:eastAsia="Times New Roman" w:hAnsi="Times New Roman" w:cs="Times New Roman"/>
          <w:sz w:val="24"/>
          <w:szCs w:val="24"/>
        </w:rPr>
        <w:cr/>
        <w:instrText xml:space="preserve">
        }"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What output will be come from the code: private void </w:t>
      </w:r>
      <w:proofErr w:type="spellStart"/>
      <w:r w:rsidRPr="00C90A7A">
        <w:rPr>
          <w:rFonts w:ascii="Times New Roman" w:eastAsia="Times New Roman" w:hAnsi="Times New Roman" w:cs="Times New Roman"/>
          <w:b/>
          <w:bCs/>
          <w:color w:val="0000FF"/>
          <w:sz w:val="36"/>
          <w:szCs w:val="36"/>
          <w:u w:val="single"/>
        </w:rPr>
        <w:t>ShowMessage</w:t>
      </w:r>
      <w:proofErr w:type="spellEnd"/>
      <w:r w:rsidRPr="00C90A7A">
        <w:rPr>
          <w:rFonts w:ascii="Times New Roman" w:eastAsia="Times New Roman" w:hAnsi="Times New Roman" w:cs="Times New Roman"/>
          <w:b/>
          <w:bCs/>
          <w:color w:val="0000FF"/>
          <w:sz w:val="36"/>
          <w:szCs w:val="36"/>
          <w:u w:val="single"/>
        </w:rPr>
        <w:t xml:space="preserve">() { try { </w:t>
      </w:r>
      <w:proofErr w:type="spellStart"/>
      <w:r w:rsidRPr="00C90A7A">
        <w:rPr>
          <w:rFonts w:ascii="Times New Roman" w:eastAsia="Times New Roman" w:hAnsi="Times New Roman" w:cs="Times New Roman"/>
          <w:b/>
          <w:bCs/>
          <w:color w:val="0000FF"/>
          <w:sz w:val="36"/>
          <w:szCs w:val="36"/>
          <w:u w:val="single"/>
        </w:rPr>
        <w:t>MessageBox.Show</w:t>
      </w:r>
      <w:proofErr w:type="spellEnd"/>
      <w:r w:rsidRPr="00C90A7A">
        <w:rPr>
          <w:rFonts w:ascii="Times New Roman" w:eastAsia="Times New Roman" w:hAnsi="Times New Roman" w:cs="Times New Roman"/>
          <w:b/>
          <w:bCs/>
          <w:color w:val="0000FF"/>
          <w:sz w:val="36"/>
          <w:szCs w:val="36"/>
          <w:u w:val="single"/>
        </w:rPr>
        <w:t xml:space="preserve">("Try block."); return; } catch { </w:t>
      </w:r>
      <w:proofErr w:type="spellStart"/>
      <w:r w:rsidRPr="00C90A7A">
        <w:rPr>
          <w:rFonts w:ascii="Times New Roman" w:eastAsia="Times New Roman" w:hAnsi="Times New Roman" w:cs="Times New Roman"/>
          <w:b/>
          <w:bCs/>
          <w:color w:val="0000FF"/>
          <w:sz w:val="36"/>
          <w:szCs w:val="36"/>
          <w:u w:val="single"/>
        </w:rPr>
        <w:t>MessageBox.Show</w:t>
      </w:r>
      <w:proofErr w:type="spellEnd"/>
      <w:r w:rsidRPr="00C90A7A">
        <w:rPr>
          <w:rFonts w:ascii="Times New Roman" w:eastAsia="Times New Roman" w:hAnsi="Times New Roman" w:cs="Times New Roman"/>
          <w:b/>
          <w:bCs/>
          <w:color w:val="0000FF"/>
          <w:sz w:val="36"/>
          <w:szCs w:val="36"/>
          <w:u w:val="single"/>
        </w:rPr>
        <w:t>("</w:t>
      </w:r>
      <w:proofErr w:type="spellStart"/>
      <w:r w:rsidRPr="00C90A7A">
        <w:rPr>
          <w:rFonts w:ascii="Times New Roman" w:eastAsia="Times New Roman" w:hAnsi="Times New Roman" w:cs="Times New Roman"/>
          <w:b/>
          <w:bCs/>
          <w:color w:val="0000FF"/>
          <w:sz w:val="36"/>
          <w:szCs w:val="36"/>
          <w:u w:val="single"/>
        </w:rPr>
        <w:t>Execption</w:t>
      </w:r>
      <w:proofErr w:type="spellEnd"/>
      <w:r w:rsidRPr="00C90A7A">
        <w:rPr>
          <w:rFonts w:ascii="Times New Roman" w:eastAsia="Times New Roman" w:hAnsi="Times New Roman" w:cs="Times New Roman"/>
          <w:b/>
          <w:bCs/>
          <w:color w:val="0000FF"/>
          <w:sz w:val="36"/>
          <w:szCs w:val="36"/>
          <w:u w:val="single"/>
        </w:rPr>
        <w:t xml:space="preserve">."); } finally { </w:t>
      </w:r>
      <w:proofErr w:type="spellStart"/>
      <w:r w:rsidRPr="00C90A7A">
        <w:rPr>
          <w:rFonts w:ascii="Times New Roman" w:eastAsia="Times New Roman" w:hAnsi="Times New Roman" w:cs="Times New Roman"/>
          <w:b/>
          <w:bCs/>
          <w:color w:val="0000FF"/>
          <w:sz w:val="36"/>
          <w:szCs w:val="36"/>
          <w:u w:val="single"/>
        </w:rPr>
        <w:t>MessageBox.Show</w:t>
      </w:r>
      <w:proofErr w:type="spellEnd"/>
      <w:r w:rsidRPr="00C90A7A">
        <w:rPr>
          <w:rFonts w:ascii="Times New Roman" w:eastAsia="Times New Roman" w:hAnsi="Times New Roman" w:cs="Times New Roman"/>
          <w:b/>
          <w:bCs/>
          <w:color w:val="0000FF"/>
          <w:sz w:val="36"/>
          <w:szCs w:val="36"/>
          <w:u w:val="single"/>
        </w:rPr>
        <w:t>("Finally."); } }</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41" w:history="1">
        <w:r w:rsidRPr="00C90A7A">
          <w:rPr>
            <w:rFonts w:ascii="Times New Roman" w:eastAsia="Times New Roman" w:hAnsi="Times New Roman" w:cs="Times New Roman"/>
            <w:color w:val="0000FF"/>
            <w:sz w:val="24"/>
            <w:szCs w:val="24"/>
            <w:u w:val="single"/>
          </w:rPr>
          <w:t>Kundan64</w:t>
        </w:r>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NOTE: This is objective type question, Please click question title for correct answer.</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"http://www.dotnetfunda.com/interview/exam6530-how-to-create-object-for-inner-class-or-how-to-access-inner-class-methods.aspx" \o "How to Create object For Inner Class? or how to access inner class methods?"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 xml:space="preserve">How to </w:t>
      </w:r>
      <w:proofErr w:type="gramStart"/>
      <w:r w:rsidRPr="00C90A7A">
        <w:rPr>
          <w:rFonts w:ascii="Times New Roman" w:eastAsia="Times New Roman" w:hAnsi="Times New Roman" w:cs="Times New Roman"/>
          <w:b/>
          <w:bCs/>
          <w:color w:val="0000FF"/>
          <w:sz w:val="36"/>
          <w:szCs w:val="36"/>
          <w:u w:val="single"/>
        </w:rPr>
        <w:t>Creat</w:t>
      </w:r>
      <w:proofErr w:type="gramEnd"/>
      <w:r w:rsidRPr="00C90A7A">
        <w:rPr>
          <w:rFonts w:ascii="Times New Roman" w:eastAsia="Times New Roman" w:hAnsi="Times New Roman" w:cs="Times New Roman"/>
          <w:b/>
          <w:bCs/>
          <w:color w:val="0000FF"/>
          <w:sz w:val="36"/>
          <w:szCs w:val="36"/>
          <w:u w:val="single"/>
        </w:rPr>
        <w:t xml:space="preserve">e object For Inner Class? </w:t>
      </w:r>
      <w:proofErr w:type="gramStart"/>
      <w:r w:rsidRPr="00C90A7A">
        <w:rPr>
          <w:rFonts w:ascii="Times New Roman" w:eastAsia="Times New Roman" w:hAnsi="Times New Roman" w:cs="Times New Roman"/>
          <w:b/>
          <w:bCs/>
          <w:color w:val="0000FF"/>
          <w:sz w:val="36"/>
          <w:szCs w:val="36"/>
          <w:u w:val="single"/>
        </w:rPr>
        <w:t>o</w:t>
      </w:r>
      <w:proofErr w:type="gramEnd"/>
      <w:r w:rsidRPr="00C90A7A">
        <w:rPr>
          <w:rFonts w:ascii="Times New Roman" w:eastAsia="Times New Roman" w:hAnsi="Times New Roman" w:cs="Times New Roman"/>
          <w:b/>
          <w:bCs/>
          <w:color w:val="0000FF"/>
          <w:sz w:val="36"/>
          <w:szCs w:val="36"/>
          <w:u w:val="single"/>
        </w:rPr>
        <w:t>r how to access inner class methods?</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42" w:history="1">
        <w:proofErr w:type="spellStart"/>
        <w:r w:rsidRPr="00C90A7A">
          <w:rPr>
            <w:rFonts w:ascii="Times New Roman" w:eastAsia="Times New Roman" w:hAnsi="Times New Roman" w:cs="Times New Roman"/>
            <w:color w:val="0000FF"/>
            <w:sz w:val="24"/>
            <w:szCs w:val="24"/>
            <w:u w:val="single"/>
          </w:rPr>
          <w:t>Saranpselvam</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lastRenderedPageBreak/>
        <w:t xml:space="preserve">class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string </w:t>
      </w:r>
      <w:proofErr w:type="spellStart"/>
      <w:r w:rsidRPr="00C90A7A">
        <w:rPr>
          <w:rFonts w:ascii="Times New Roman" w:eastAsia="Times New Roman" w:hAnsi="Times New Roman" w:cs="Times New Roman"/>
          <w:sz w:val="24"/>
          <w:szCs w:val="24"/>
        </w:rPr>
        <w:t>DisplayName</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return "This is Class A";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public class B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public string </w:t>
      </w:r>
      <w:proofErr w:type="spellStart"/>
      <w:r w:rsidRPr="00C90A7A">
        <w:rPr>
          <w:rFonts w:ascii="Times New Roman" w:eastAsia="Times New Roman" w:hAnsi="Times New Roman" w:cs="Times New Roman"/>
          <w:sz w:val="24"/>
          <w:szCs w:val="24"/>
        </w:rPr>
        <w:t>DisplayName</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return "This is Class B";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var</w:t>
      </w:r>
      <w:proofErr w:type="spellEnd"/>
      <w:r w:rsidRPr="00C90A7A">
        <w:rPr>
          <w:rFonts w:ascii="Times New Roman" w:eastAsia="Times New Roman" w:hAnsi="Times New Roman" w:cs="Times New Roman"/>
          <w:sz w:val="24"/>
          <w:szCs w:val="24"/>
        </w:rPr>
        <w:t xml:space="preserve"> </w:t>
      </w:r>
      <w:proofErr w:type="spellStart"/>
      <w:r w:rsidRPr="00C90A7A">
        <w:rPr>
          <w:rFonts w:ascii="Times New Roman" w:eastAsia="Times New Roman" w:hAnsi="Times New Roman" w:cs="Times New Roman"/>
          <w:sz w:val="24"/>
          <w:szCs w:val="24"/>
        </w:rPr>
        <w:t>obja</w:t>
      </w:r>
      <w:proofErr w:type="spellEnd"/>
      <w:r w:rsidRPr="00C90A7A">
        <w:rPr>
          <w:rFonts w:ascii="Times New Roman" w:eastAsia="Times New Roman" w:hAnsi="Times New Roman" w:cs="Times New Roman"/>
          <w:sz w:val="24"/>
          <w:szCs w:val="24"/>
        </w:rPr>
        <w:t xml:space="preserve">=new A.B(); </w:t>
      </w:r>
      <w:r w:rsidRPr="00C90A7A">
        <w:rPr>
          <w:rFonts w:ascii="Times New Roman" w:eastAsia="Times New Roman" w:hAnsi="Times New Roman" w:cs="Times New Roman"/>
          <w:sz w:val="24"/>
          <w:szCs w:val="24"/>
        </w:rPr>
        <w:br/>
        <w:t xml:space="preserve">string txt = </w:t>
      </w:r>
      <w:proofErr w:type="spellStart"/>
      <w:r w:rsidRPr="00C90A7A">
        <w:rPr>
          <w:rFonts w:ascii="Times New Roman" w:eastAsia="Times New Roman" w:hAnsi="Times New Roman" w:cs="Times New Roman"/>
          <w:sz w:val="24"/>
          <w:szCs w:val="24"/>
        </w:rPr>
        <w:t>obja.DisplayName</w:t>
      </w:r>
      <w:proofErr w:type="spellEnd"/>
      <w:r w:rsidRPr="00C90A7A">
        <w:rPr>
          <w:rFonts w:ascii="Times New Roman" w:eastAsia="Times New Roman" w:hAnsi="Times New Roman" w:cs="Times New Roman"/>
          <w:sz w:val="24"/>
          <w:szCs w:val="24"/>
        </w:rPr>
        <w:t xml:space="preserve">(); </w:t>
      </w:r>
      <w:r w:rsidRPr="00C90A7A">
        <w:rPr>
          <w:rFonts w:ascii="Times New Roman" w:eastAsia="Times New Roman" w:hAnsi="Times New Roman" w:cs="Times New Roman"/>
          <w:sz w:val="24"/>
          <w:szCs w:val="24"/>
        </w:rPr>
        <w:br/>
      </w:r>
      <w:proofErr w:type="spellStart"/>
      <w:r w:rsidRPr="00C90A7A">
        <w:rPr>
          <w:rFonts w:ascii="Times New Roman" w:eastAsia="Times New Roman" w:hAnsi="Times New Roman" w:cs="Times New Roman"/>
          <w:sz w:val="24"/>
          <w:szCs w:val="24"/>
        </w:rPr>
        <w:t>Response.Write</w:t>
      </w:r>
      <w:proofErr w:type="spellEnd"/>
      <w:r w:rsidRPr="00C90A7A">
        <w:rPr>
          <w:rFonts w:ascii="Times New Roman" w:eastAsia="Times New Roman" w:hAnsi="Times New Roman" w:cs="Times New Roman"/>
          <w:sz w:val="24"/>
          <w:szCs w:val="24"/>
        </w:rPr>
        <w:t>(txt);</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"http://www.dotnetfunda.com/interview/exam6552-difference-between-encapsulation-and-data-hiding.aspx" \o "Difference between Encapsulation and Data hiding?"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C90A7A">
        <w:rPr>
          <w:rFonts w:ascii="Times New Roman" w:eastAsia="Times New Roman" w:hAnsi="Times New Roman" w:cs="Times New Roman"/>
          <w:b/>
          <w:bCs/>
          <w:color w:val="0000FF"/>
          <w:sz w:val="36"/>
          <w:szCs w:val="36"/>
          <w:u w:val="single"/>
        </w:rPr>
        <w:t>Difference between Encapsulation and Data hiding</w:t>
      </w:r>
      <w:proofErr w:type="gramEnd"/>
      <w:r w:rsidRPr="00C90A7A">
        <w:rPr>
          <w:rFonts w:ascii="Times New Roman" w:eastAsia="Times New Roman" w:hAnsi="Times New Roman" w:cs="Times New Roman"/>
          <w:b/>
          <w:bCs/>
          <w:color w:val="0000FF"/>
          <w:sz w:val="36"/>
          <w:szCs w:val="36"/>
          <w:u w:val="single"/>
        </w:rPr>
        <w:t>?</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43" w:history="1">
        <w:proofErr w:type="spellStart"/>
        <w:r w:rsidRPr="00C90A7A">
          <w:rPr>
            <w:rFonts w:ascii="Times New Roman" w:eastAsia="Times New Roman" w:hAnsi="Times New Roman" w:cs="Times New Roman"/>
            <w:color w:val="0000FF"/>
            <w:sz w:val="24"/>
            <w:szCs w:val="24"/>
            <w:u w:val="single"/>
          </w:rPr>
          <w:t>Senthilstayss</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t xml:space="preserve">Data Encapsulation is nothing but grouping up of related members (variables and methods) into a single unit called class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Data Hiding is nothing but restricting outside access of a class members using access modifiers such as private , protected and internal etc.,</w:t>
      </w:r>
    </w:p>
    <w:p w:rsidR="00C90A7A" w:rsidRPr="00C90A7A" w:rsidRDefault="00C90A7A" w:rsidP="00C90A7A">
      <w:pPr>
        <w:spacing w:after="0" w:line="240" w:lineRule="auto"/>
        <w:rPr>
          <w:rFonts w:ascii="Times New Roman" w:eastAsia="Times New Roman" w:hAnsi="Times New Roman" w:cs="Times New Roman"/>
          <w:sz w:val="24"/>
          <w:szCs w:val="24"/>
        </w:rPr>
      </w:pPr>
    </w:p>
    <w:p w:rsidR="00C90A7A" w:rsidRPr="00C90A7A" w:rsidRDefault="00C90A7A" w:rsidP="00C90A7A">
      <w:pPr>
        <w:spacing w:after="0" w:line="240" w:lineRule="auto"/>
        <w:rPr>
          <w:rFonts w:ascii="Times New Roman" w:eastAsia="Times New Roman" w:hAnsi="Times New Roman" w:cs="Times New Roman"/>
          <w:color w:val="0000FF"/>
          <w:sz w:val="24"/>
          <w:szCs w:val="24"/>
          <w:u w:val="single"/>
        </w:rPr>
      </w:pPr>
      <w:r w:rsidRPr="00C90A7A">
        <w:rPr>
          <w:rFonts w:ascii="Times New Roman" w:eastAsia="Times New Roman" w:hAnsi="Times New Roman" w:cs="Times New Roman"/>
          <w:sz w:val="24"/>
          <w:szCs w:val="24"/>
        </w:rPr>
        <w:fldChar w:fldCharType="begin"/>
      </w:r>
      <w:r w:rsidRPr="00C90A7A">
        <w:rPr>
          <w:rFonts w:ascii="Times New Roman" w:eastAsia="Times New Roman" w:hAnsi="Times New Roman" w:cs="Times New Roman"/>
          <w:sz w:val="24"/>
          <w:szCs w:val="24"/>
        </w:rPr>
        <w:instrText xml:space="preserve"> HYPERLINK "http://www.dotnetfunda.com/interview/exam6746-when-to-use-interface.aspx" \o "When to use Interface?" </w:instrText>
      </w:r>
      <w:r w:rsidRPr="00C90A7A">
        <w:rPr>
          <w:rFonts w:ascii="Times New Roman" w:eastAsia="Times New Roman" w:hAnsi="Times New Roman" w:cs="Times New Roman"/>
          <w:sz w:val="24"/>
          <w:szCs w:val="24"/>
        </w:rPr>
        <w:fldChar w:fldCharType="separate"/>
      </w:r>
    </w:p>
    <w:p w:rsidR="00C90A7A" w:rsidRPr="00C90A7A" w:rsidRDefault="00C90A7A" w:rsidP="00C90A7A">
      <w:pPr>
        <w:spacing w:before="100" w:beforeAutospacing="1" w:after="100" w:afterAutospacing="1" w:line="240" w:lineRule="auto"/>
        <w:outlineLvl w:val="1"/>
        <w:rPr>
          <w:rFonts w:ascii="Times New Roman" w:eastAsia="Times New Roman" w:hAnsi="Times New Roman" w:cs="Times New Roman"/>
          <w:b/>
          <w:bCs/>
          <w:sz w:val="36"/>
          <w:szCs w:val="36"/>
        </w:rPr>
      </w:pPr>
      <w:r w:rsidRPr="00C90A7A">
        <w:rPr>
          <w:rFonts w:ascii="Times New Roman" w:eastAsia="Times New Roman" w:hAnsi="Times New Roman" w:cs="Times New Roman"/>
          <w:b/>
          <w:bCs/>
          <w:color w:val="0000FF"/>
          <w:sz w:val="36"/>
          <w:szCs w:val="36"/>
          <w:u w:val="single"/>
        </w:rPr>
        <w:t>When to use Interface?</w:t>
      </w:r>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sz w:val="24"/>
          <w:szCs w:val="24"/>
        </w:rPr>
        <w:fldChar w:fldCharType="end"/>
      </w:r>
      <w:r w:rsidRPr="00C90A7A">
        <w:rPr>
          <w:rFonts w:ascii="Times New Roman" w:eastAsia="Times New Roman" w:hAnsi="Times New Roman" w:cs="Times New Roman"/>
          <w:sz w:val="24"/>
          <w:szCs w:val="24"/>
        </w:rPr>
        <w:br/>
        <w:t xml:space="preserve">Posted by: </w:t>
      </w:r>
      <w:hyperlink r:id="rId44" w:history="1">
        <w:proofErr w:type="spellStart"/>
        <w:r w:rsidRPr="00C90A7A">
          <w:rPr>
            <w:rFonts w:ascii="Times New Roman" w:eastAsia="Times New Roman" w:hAnsi="Times New Roman" w:cs="Times New Roman"/>
            <w:color w:val="0000FF"/>
            <w:sz w:val="24"/>
            <w:szCs w:val="24"/>
            <w:u w:val="single"/>
          </w:rPr>
          <w:t>Nighil</w:t>
        </w:r>
        <w:proofErr w:type="spellEnd"/>
      </w:hyperlink>
    </w:p>
    <w:p w:rsidR="00C90A7A" w:rsidRPr="00C90A7A" w:rsidRDefault="00C90A7A" w:rsidP="00C90A7A">
      <w:pPr>
        <w:spacing w:after="0" w:line="240" w:lineRule="auto"/>
        <w:rPr>
          <w:rFonts w:ascii="Times New Roman" w:eastAsia="Times New Roman" w:hAnsi="Times New Roman" w:cs="Times New Roman"/>
          <w:sz w:val="24"/>
          <w:szCs w:val="24"/>
        </w:rPr>
      </w:pPr>
      <w:r w:rsidRPr="00C90A7A">
        <w:rPr>
          <w:rFonts w:ascii="Times New Roman" w:eastAsia="Times New Roman" w:hAnsi="Times New Roman" w:cs="Times New Roman"/>
          <w:b/>
          <w:bCs/>
          <w:sz w:val="24"/>
          <w:szCs w:val="24"/>
          <w:u w:val="single"/>
        </w:rPr>
        <w:lastRenderedPageBreak/>
        <w:t>Interface General Explanation</w:t>
      </w:r>
      <w:r w:rsidRPr="00C90A7A">
        <w:rPr>
          <w:rFonts w:ascii="Times New Roman" w:eastAsia="Times New Roman" w:hAnsi="Times New Roman" w:cs="Times New Roman"/>
          <w:sz w:val="24"/>
          <w:szCs w:val="24"/>
          <w:u w:val="single"/>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we can implement multiple inheritance with help of Interface and it will contain signature of methods or events no implementation will be there.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b/>
          <w:bCs/>
          <w:sz w:val="24"/>
          <w:szCs w:val="24"/>
          <w:u w:val="single"/>
        </w:rPr>
        <w:t>When to Use it</w:t>
      </w:r>
      <w:r w:rsidRPr="00C90A7A">
        <w:rPr>
          <w:rFonts w:ascii="Times New Roman" w:eastAsia="Times New Roman" w:hAnsi="Times New Roman" w:cs="Times New Roman"/>
          <w:sz w:val="24"/>
          <w:szCs w:val="24"/>
          <w:u w:val="single"/>
        </w:rPr>
        <w:t xml:space="preserve">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t xml:space="preserve">if we want to </w:t>
      </w:r>
      <w:proofErr w:type="gramStart"/>
      <w:r w:rsidRPr="00C90A7A">
        <w:rPr>
          <w:rFonts w:ascii="Times New Roman" w:eastAsia="Times New Roman" w:hAnsi="Times New Roman" w:cs="Times New Roman"/>
          <w:sz w:val="24"/>
          <w:szCs w:val="24"/>
        </w:rPr>
        <w:t>Implement</w:t>
      </w:r>
      <w:proofErr w:type="gramEnd"/>
      <w:r w:rsidRPr="00C90A7A">
        <w:rPr>
          <w:rFonts w:ascii="Times New Roman" w:eastAsia="Times New Roman" w:hAnsi="Times New Roman" w:cs="Times New Roman"/>
          <w:sz w:val="24"/>
          <w:szCs w:val="24"/>
        </w:rPr>
        <w:t xml:space="preserve"> same signature in different class then we can use it. </w:t>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consider</w:t>
      </w:r>
      <w:proofErr w:type="gramEnd"/>
      <w:r w:rsidRPr="00C90A7A">
        <w:rPr>
          <w:rFonts w:ascii="Times New Roman" w:eastAsia="Times New Roman" w:hAnsi="Times New Roman" w:cs="Times New Roman"/>
          <w:sz w:val="24"/>
          <w:szCs w:val="24"/>
        </w:rPr>
        <w:t xml:space="preserve"> a company where there are staffs and supporting staffs. All will be given salary but staff salary calculation is different from supporting staff salary calculation. </w:t>
      </w:r>
      <w:r w:rsidRPr="00C90A7A">
        <w:rPr>
          <w:rFonts w:ascii="Times New Roman" w:eastAsia="Times New Roman" w:hAnsi="Times New Roman" w:cs="Times New Roman"/>
          <w:sz w:val="24"/>
          <w:szCs w:val="24"/>
        </w:rPr>
        <w:br/>
      </w:r>
      <w:r w:rsidRPr="00C90A7A">
        <w:rPr>
          <w:rFonts w:ascii="Times New Roman" w:eastAsia="Times New Roman" w:hAnsi="Times New Roman" w:cs="Times New Roman"/>
          <w:sz w:val="24"/>
          <w:szCs w:val="24"/>
        </w:rPr>
        <w:br/>
      </w:r>
      <w:proofErr w:type="gramStart"/>
      <w:r w:rsidRPr="00C90A7A">
        <w:rPr>
          <w:rFonts w:ascii="Times New Roman" w:eastAsia="Times New Roman" w:hAnsi="Times New Roman" w:cs="Times New Roman"/>
          <w:sz w:val="24"/>
          <w:szCs w:val="24"/>
        </w:rPr>
        <w:t>here</w:t>
      </w:r>
      <w:proofErr w:type="gramEnd"/>
      <w:r w:rsidRPr="00C90A7A">
        <w:rPr>
          <w:rFonts w:ascii="Times New Roman" w:eastAsia="Times New Roman" w:hAnsi="Times New Roman" w:cs="Times New Roman"/>
          <w:sz w:val="24"/>
          <w:szCs w:val="24"/>
        </w:rPr>
        <w:t xml:space="preserve"> is how it is implemented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w:t>
      </w:r>
      <w:proofErr w:type="gramEnd"/>
      <w:r w:rsidRPr="00C90A7A">
        <w:rPr>
          <w:rFonts w:ascii="Courier New" w:eastAsia="Times New Roman" w:hAnsi="Courier New" w:cs="Courier New"/>
          <w:sz w:val="20"/>
          <w:szCs w:val="20"/>
        </w:rPr>
        <w:t xml:space="preserve"> interface </w:t>
      </w:r>
      <w:proofErr w:type="spellStart"/>
      <w:r w:rsidRPr="00C90A7A">
        <w:rPr>
          <w:rFonts w:ascii="Courier New" w:eastAsia="Times New Roman" w:hAnsi="Courier New" w:cs="Courier New"/>
          <w:sz w:val="20"/>
          <w:szCs w:val="20"/>
        </w:rPr>
        <w:t>ISalary</w:t>
      </w:r>
      <w:proofErr w:type="spellEnd"/>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decimal</w:t>
      </w:r>
      <w:proofErr w:type="gram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CalculateSalary</w:t>
      </w:r>
      <w:proofErr w:type="spellEnd"/>
      <w:r w:rsidRPr="00C90A7A">
        <w:rPr>
          <w:rFonts w:ascii="Courier New" w:eastAsia="Times New Roman" w:hAnsi="Courier New" w:cs="Courier New"/>
          <w:sz w:val="20"/>
          <w:szCs w:val="20"/>
        </w:rP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w:t>
      </w:r>
      <w:proofErr w:type="gramEnd"/>
      <w:r w:rsidRPr="00C90A7A">
        <w:rPr>
          <w:rFonts w:ascii="Courier New" w:eastAsia="Times New Roman" w:hAnsi="Courier New" w:cs="Courier New"/>
          <w:sz w:val="20"/>
          <w:szCs w:val="20"/>
        </w:rPr>
        <w:t xml:space="preserve"> class Staff : </w:t>
      </w:r>
      <w:proofErr w:type="spellStart"/>
      <w:r w:rsidRPr="00C90A7A">
        <w:rPr>
          <w:rFonts w:ascii="Courier New" w:eastAsia="Times New Roman" w:hAnsi="Courier New" w:cs="Courier New"/>
          <w:sz w:val="20"/>
          <w:szCs w:val="20"/>
        </w:rPr>
        <w:t>ISalary</w:t>
      </w:r>
      <w:proofErr w:type="spellEnd"/>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  decimal</w:t>
      </w:r>
      <w:proofErr w:type="gram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CalculateSalary</w:t>
      </w:r>
      <w:proofErr w:type="spellEnd"/>
      <w:r w:rsidRPr="00C90A7A">
        <w:rPr>
          <w:rFonts w:ascii="Courier New" w:eastAsia="Times New Roman" w:hAnsi="Courier New" w:cs="Courier New"/>
          <w:sz w:val="20"/>
          <w:szCs w:val="20"/>
        </w:rP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//Staff salary </w:t>
      </w:r>
      <w:proofErr w:type="spellStart"/>
      <w:r w:rsidRPr="00C90A7A">
        <w:rPr>
          <w:rFonts w:ascii="Courier New" w:eastAsia="Times New Roman" w:hAnsi="Courier New" w:cs="Courier New"/>
          <w:sz w:val="20"/>
          <w:szCs w:val="20"/>
        </w:rPr>
        <w:t>calcuation</w:t>
      </w:r>
      <w:proofErr w:type="spellEnd"/>
      <w:r w:rsidRPr="00C90A7A">
        <w:rPr>
          <w:rFonts w:ascii="Courier New" w:eastAsia="Times New Roman" w:hAnsi="Courier New" w:cs="Courier New"/>
          <w:sz w:val="20"/>
          <w:szCs w:val="20"/>
        </w:rPr>
        <w:t xml:space="preserve"> logic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w:t>
      </w:r>
      <w:proofErr w:type="gramEnd"/>
      <w:r w:rsidRPr="00C90A7A">
        <w:rPr>
          <w:rFonts w:ascii="Courier New" w:eastAsia="Times New Roman" w:hAnsi="Courier New" w:cs="Courier New"/>
          <w:sz w:val="20"/>
          <w:szCs w:val="20"/>
        </w:rPr>
        <w:t xml:space="preserve"> class </w:t>
      </w:r>
      <w:proofErr w:type="spellStart"/>
      <w:r w:rsidRPr="00C90A7A">
        <w:rPr>
          <w:rFonts w:ascii="Courier New" w:eastAsia="Times New Roman" w:hAnsi="Courier New" w:cs="Courier New"/>
          <w:sz w:val="20"/>
          <w:szCs w:val="20"/>
        </w:rPr>
        <w:t>SupportingStaffs</w:t>
      </w:r>
      <w:proofErr w:type="spell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ISalary</w:t>
      </w:r>
      <w:proofErr w:type="spellEnd"/>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roofErr w:type="gramStart"/>
      <w:r w:rsidRPr="00C90A7A">
        <w:rPr>
          <w:rFonts w:ascii="Courier New" w:eastAsia="Times New Roman" w:hAnsi="Courier New" w:cs="Courier New"/>
          <w:sz w:val="20"/>
          <w:szCs w:val="20"/>
        </w:rPr>
        <w:t>public  decimal</w:t>
      </w:r>
      <w:proofErr w:type="gramEnd"/>
      <w:r w:rsidRPr="00C90A7A">
        <w:rPr>
          <w:rFonts w:ascii="Courier New" w:eastAsia="Times New Roman" w:hAnsi="Courier New" w:cs="Courier New"/>
          <w:sz w:val="20"/>
          <w:szCs w:val="20"/>
        </w:rPr>
        <w:t xml:space="preserve"> </w:t>
      </w:r>
      <w:proofErr w:type="spellStart"/>
      <w:r w:rsidRPr="00C90A7A">
        <w:rPr>
          <w:rFonts w:ascii="Courier New" w:eastAsia="Times New Roman" w:hAnsi="Courier New" w:cs="Courier New"/>
          <w:sz w:val="20"/>
          <w:szCs w:val="20"/>
        </w:rPr>
        <w:t>CalculateSalary</w:t>
      </w:r>
      <w:proofErr w:type="spellEnd"/>
      <w:r w:rsidRPr="00C90A7A">
        <w:rPr>
          <w:rFonts w:ascii="Courier New" w:eastAsia="Times New Roman" w:hAnsi="Courier New" w:cs="Courier New"/>
          <w:sz w:val="20"/>
          <w:szCs w:val="20"/>
        </w:rPr>
        <w:t>()</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//Supporting Staff salary </w:t>
      </w:r>
      <w:proofErr w:type="spellStart"/>
      <w:r w:rsidRPr="00C90A7A">
        <w:rPr>
          <w:rFonts w:ascii="Courier New" w:eastAsia="Times New Roman" w:hAnsi="Courier New" w:cs="Courier New"/>
          <w:sz w:val="20"/>
          <w:szCs w:val="20"/>
        </w:rPr>
        <w:t>calcuation</w:t>
      </w:r>
      <w:proofErr w:type="spellEnd"/>
      <w:r w:rsidRPr="00C90A7A">
        <w:rPr>
          <w:rFonts w:ascii="Courier New" w:eastAsia="Times New Roman" w:hAnsi="Courier New" w:cs="Courier New"/>
          <w:sz w:val="20"/>
          <w:szCs w:val="20"/>
        </w:rPr>
        <w:t xml:space="preserve"> logic</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rsidP="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0A7A">
        <w:rPr>
          <w:rFonts w:ascii="Courier New" w:eastAsia="Times New Roman" w:hAnsi="Courier New" w:cs="Courier New"/>
          <w:sz w:val="20"/>
          <w:szCs w:val="20"/>
        </w:rPr>
        <w:br/>
        <w:t xml:space="preserve">    }</w:t>
      </w:r>
    </w:p>
    <w:p w:rsidR="00C90A7A" w:rsidRPr="00C90A7A" w:rsidRDefault="00C90A7A">
      <w:pPr>
        <w:rPr>
          <w:color w:val="000000" w:themeColor="text1"/>
        </w:rPr>
      </w:pPr>
    </w:p>
    <w:sectPr w:rsidR="00C90A7A" w:rsidRPr="00C90A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90A7A"/>
    <w:rsid w:val="00C90A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90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0A7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90A7A"/>
    <w:rPr>
      <w:color w:val="0000FF"/>
      <w:u w:val="single"/>
    </w:rPr>
  </w:style>
  <w:style w:type="character" w:customStyle="1" w:styleId="verysmalltext">
    <w:name w:val="verysmalltext"/>
    <w:basedOn w:val="DefaultParagraphFont"/>
    <w:rsid w:val="00C90A7A"/>
  </w:style>
  <w:style w:type="paragraph" w:styleId="HTMLPreformatted">
    <w:name w:val="HTML Preformatted"/>
    <w:basedOn w:val="Normal"/>
    <w:link w:val="HTMLPreformattedChar"/>
    <w:uiPriority w:val="99"/>
    <w:semiHidden/>
    <w:unhideWhenUsed/>
    <w:rsid w:val="00C9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0A7A"/>
    <w:rPr>
      <w:rFonts w:ascii="Courier New" w:eastAsia="Times New Roman" w:hAnsi="Courier New" w:cs="Courier New"/>
      <w:sz w:val="20"/>
      <w:szCs w:val="20"/>
    </w:rPr>
  </w:style>
  <w:style w:type="character" w:customStyle="1" w:styleId="pleasenote">
    <w:name w:val="pleasenote"/>
    <w:basedOn w:val="DefaultParagraphFont"/>
    <w:rsid w:val="00C90A7A"/>
  </w:style>
</w:styles>
</file>

<file path=word/webSettings.xml><?xml version="1.0" encoding="utf-8"?>
<w:webSettings xmlns:r="http://schemas.openxmlformats.org/officeDocument/2006/relationships" xmlns:w="http://schemas.openxmlformats.org/wordprocessingml/2006/main">
  <w:divs>
    <w:div w:id="433791664">
      <w:bodyDiv w:val="1"/>
      <w:marLeft w:val="0"/>
      <w:marRight w:val="0"/>
      <w:marTop w:val="0"/>
      <w:marBottom w:val="0"/>
      <w:divBdr>
        <w:top w:val="none" w:sz="0" w:space="0" w:color="auto"/>
        <w:left w:val="none" w:sz="0" w:space="0" w:color="auto"/>
        <w:bottom w:val="none" w:sz="0" w:space="0" w:color="auto"/>
        <w:right w:val="none" w:sz="0" w:space="0" w:color="auto"/>
      </w:divBdr>
      <w:divsChild>
        <w:div w:id="707335820">
          <w:marLeft w:val="0"/>
          <w:marRight w:val="0"/>
          <w:marTop w:val="0"/>
          <w:marBottom w:val="0"/>
          <w:divBdr>
            <w:top w:val="none" w:sz="0" w:space="0" w:color="auto"/>
            <w:left w:val="none" w:sz="0" w:space="0" w:color="auto"/>
            <w:bottom w:val="none" w:sz="0" w:space="0" w:color="auto"/>
            <w:right w:val="none" w:sz="0" w:space="0" w:color="auto"/>
          </w:divBdr>
        </w:div>
        <w:div w:id="1823351682">
          <w:marLeft w:val="0"/>
          <w:marRight w:val="0"/>
          <w:marTop w:val="0"/>
          <w:marBottom w:val="0"/>
          <w:divBdr>
            <w:top w:val="none" w:sz="0" w:space="0" w:color="auto"/>
            <w:left w:val="none" w:sz="0" w:space="0" w:color="auto"/>
            <w:bottom w:val="none" w:sz="0" w:space="0" w:color="auto"/>
            <w:right w:val="none" w:sz="0" w:space="0" w:color="auto"/>
          </w:divBdr>
          <w:divsChild>
            <w:div w:id="1964194803">
              <w:marLeft w:val="0"/>
              <w:marRight w:val="0"/>
              <w:marTop w:val="0"/>
              <w:marBottom w:val="0"/>
              <w:divBdr>
                <w:top w:val="none" w:sz="0" w:space="0" w:color="auto"/>
                <w:left w:val="none" w:sz="0" w:space="0" w:color="auto"/>
                <w:bottom w:val="none" w:sz="0" w:space="0" w:color="auto"/>
                <w:right w:val="none" w:sz="0" w:space="0" w:color="auto"/>
              </w:divBdr>
            </w:div>
          </w:divsChild>
        </w:div>
        <w:div w:id="997995841">
          <w:marLeft w:val="0"/>
          <w:marRight w:val="0"/>
          <w:marTop w:val="0"/>
          <w:marBottom w:val="0"/>
          <w:divBdr>
            <w:top w:val="none" w:sz="0" w:space="0" w:color="auto"/>
            <w:left w:val="none" w:sz="0" w:space="0" w:color="auto"/>
            <w:bottom w:val="none" w:sz="0" w:space="0" w:color="auto"/>
            <w:right w:val="none" w:sz="0" w:space="0" w:color="auto"/>
          </w:divBdr>
        </w:div>
        <w:div w:id="367340916">
          <w:marLeft w:val="0"/>
          <w:marRight w:val="0"/>
          <w:marTop w:val="0"/>
          <w:marBottom w:val="0"/>
          <w:divBdr>
            <w:top w:val="none" w:sz="0" w:space="0" w:color="auto"/>
            <w:left w:val="none" w:sz="0" w:space="0" w:color="auto"/>
            <w:bottom w:val="none" w:sz="0" w:space="0" w:color="auto"/>
            <w:right w:val="none" w:sz="0" w:space="0" w:color="auto"/>
          </w:divBdr>
          <w:divsChild>
            <w:div w:id="446434899">
              <w:marLeft w:val="0"/>
              <w:marRight w:val="0"/>
              <w:marTop w:val="0"/>
              <w:marBottom w:val="0"/>
              <w:divBdr>
                <w:top w:val="none" w:sz="0" w:space="0" w:color="auto"/>
                <w:left w:val="none" w:sz="0" w:space="0" w:color="auto"/>
                <w:bottom w:val="none" w:sz="0" w:space="0" w:color="auto"/>
                <w:right w:val="none" w:sz="0" w:space="0" w:color="auto"/>
              </w:divBdr>
            </w:div>
          </w:divsChild>
        </w:div>
        <w:div w:id="1394617618">
          <w:marLeft w:val="0"/>
          <w:marRight w:val="0"/>
          <w:marTop w:val="0"/>
          <w:marBottom w:val="0"/>
          <w:divBdr>
            <w:top w:val="none" w:sz="0" w:space="0" w:color="auto"/>
            <w:left w:val="none" w:sz="0" w:space="0" w:color="auto"/>
            <w:bottom w:val="none" w:sz="0" w:space="0" w:color="auto"/>
            <w:right w:val="none" w:sz="0" w:space="0" w:color="auto"/>
          </w:divBdr>
        </w:div>
        <w:div w:id="293021712">
          <w:marLeft w:val="0"/>
          <w:marRight w:val="0"/>
          <w:marTop w:val="0"/>
          <w:marBottom w:val="0"/>
          <w:divBdr>
            <w:top w:val="none" w:sz="0" w:space="0" w:color="auto"/>
            <w:left w:val="none" w:sz="0" w:space="0" w:color="auto"/>
            <w:bottom w:val="none" w:sz="0" w:space="0" w:color="auto"/>
            <w:right w:val="none" w:sz="0" w:space="0" w:color="auto"/>
          </w:divBdr>
          <w:divsChild>
            <w:div w:id="555237511">
              <w:marLeft w:val="0"/>
              <w:marRight w:val="0"/>
              <w:marTop w:val="0"/>
              <w:marBottom w:val="0"/>
              <w:divBdr>
                <w:top w:val="none" w:sz="0" w:space="0" w:color="auto"/>
                <w:left w:val="none" w:sz="0" w:space="0" w:color="auto"/>
                <w:bottom w:val="none" w:sz="0" w:space="0" w:color="auto"/>
                <w:right w:val="none" w:sz="0" w:space="0" w:color="auto"/>
              </w:divBdr>
            </w:div>
          </w:divsChild>
        </w:div>
        <w:div w:id="2091654909">
          <w:marLeft w:val="0"/>
          <w:marRight w:val="0"/>
          <w:marTop w:val="0"/>
          <w:marBottom w:val="0"/>
          <w:divBdr>
            <w:top w:val="none" w:sz="0" w:space="0" w:color="auto"/>
            <w:left w:val="none" w:sz="0" w:space="0" w:color="auto"/>
            <w:bottom w:val="none" w:sz="0" w:space="0" w:color="auto"/>
            <w:right w:val="none" w:sz="0" w:space="0" w:color="auto"/>
          </w:divBdr>
        </w:div>
        <w:div w:id="103425423">
          <w:marLeft w:val="0"/>
          <w:marRight w:val="0"/>
          <w:marTop w:val="0"/>
          <w:marBottom w:val="0"/>
          <w:divBdr>
            <w:top w:val="none" w:sz="0" w:space="0" w:color="auto"/>
            <w:left w:val="none" w:sz="0" w:space="0" w:color="auto"/>
            <w:bottom w:val="none" w:sz="0" w:space="0" w:color="auto"/>
            <w:right w:val="none" w:sz="0" w:space="0" w:color="auto"/>
          </w:divBdr>
          <w:divsChild>
            <w:div w:id="1935555505">
              <w:marLeft w:val="0"/>
              <w:marRight w:val="0"/>
              <w:marTop w:val="0"/>
              <w:marBottom w:val="0"/>
              <w:divBdr>
                <w:top w:val="none" w:sz="0" w:space="0" w:color="auto"/>
                <w:left w:val="none" w:sz="0" w:space="0" w:color="auto"/>
                <w:bottom w:val="none" w:sz="0" w:space="0" w:color="auto"/>
                <w:right w:val="none" w:sz="0" w:space="0" w:color="auto"/>
              </w:divBdr>
            </w:div>
          </w:divsChild>
        </w:div>
        <w:div w:id="48966834">
          <w:marLeft w:val="0"/>
          <w:marRight w:val="0"/>
          <w:marTop w:val="0"/>
          <w:marBottom w:val="0"/>
          <w:divBdr>
            <w:top w:val="none" w:sz="0" w:space="0" w:color="auto"/>
            <w:left w:val="none" w:sz="0" w:space="0" w:color="auto"/>
            <w:bottom w:val="none" w:sz="0" w:space="0" w:color="auto"/>
            <w:right w:val="none" w:sz="0" w:space="0" w:color="auto"/>
          </w:divBdr>
        </w:div>
        <w:div w:id="1028020043">
          <w:marLeft w:val="0"/>
          <w:marRight w:val="0"/>
          <w:marTop w:val="0"/>
          <w:marBottom w:val="0"/>
          <w:divBdr>
            <w:top w:val="none" w:sz="0" w:space="0" w:color="auto"/>
            <w:left w:val="none" w:sz="0" w:space="0" w:color="auto"/>
            <w:bottom w:val="none" w:sz="0" w:space="0" w:color="auto"/>
            <w:right w:val="none" w:sz="0" w:space="0" w:color="auto"/>
          </w:divBdr>
          <w:divsChild>
            <w:div w:id="790825259">
              <w:marLeft w:val="0"/>
              <w:marRight w:val="0"/>
              <w:marTop w:val="0"/>
              <w:marBottom w:val="0"/>
              <w:divBdr>
                <w:top w:val="none" w:sz="0" w:space="0" w:color="auto"/>
                <w:left w:val="none" w:sz="0" w:space="0" w:color="auto"/>
                <w:bottom w:val="none" w:sz="0" w:space="0" w:color="auto"/>
                <w:right w:val="none" w:sz="0" w:space="0" w:color="auto"/>
              </w:divBdr>
            </w:div>
          </w:divsChild>
        </w:div>
        <w:div w:id="2033417485">
          <w:marLeft w:val="0"/>
          <w:marRight w:val="0"/>
          <w:marTop w:val="0"/>
          <w:marBottom w:val="0"/>
          <w:divBdr>
            <w:top w:val="none" w:sz="0" w:space="0" w:color="auto"/>
            <w:left w:val="none" w:sz="0" w:space="0" w:color="auto"/>
            <w:bottom w:val="none" w:sz="0" w:space="0" w:color="auto"/>
            <w:right w:val="none" w:sz="0" w:space="0" w:color="auto"/>
          </w:divBdr>
        </w:div>
        <w:div w:id="19018329">
          <w:marLeft w:val="0"/>
          <w:marRight w:val="0"/>
          <w:marTop w:val="0"/>
          <w:marBottom w:val="0"/>
          <w:divBdr>
            <w:top w:val="none" w:sz="0" w:space="0" w:color="auto"/>
            <w:left w:val="none" w:sz="0" w:space="0" w:color="auto"/>
            <w:bottom w:val="none" w:sz="0" w:space="0" w:color="auto"/>
            <w:right w:val="none" w:sz="0" w:space="0" w:color="auto"/>
          </w:divBdr>
          <w:divsChild>
            <w:div w:id="165903359">
              <w:marLeft w:val="0"/>
              <w:marRight w:val="0"/>
              <w:marTop w:val="0"/>
              <w:marBottom w:val="0"/>
              <w:divBdr>
                <w:top w:val="none" w:sz="0" w:space="0" w:color="auto"/>
                <w:left w:val="none" w:sz="0" w:space="0" w:color="auto"/>
                <w:bottom w:val="none" w:sz="0" w:space="0" w:color="auto"/>
                <w:right w:val="none" w:sz="0" w:space="0" w:color="auto"/>
              </w:divBdr>
            </w:div>
          </w:divsChild>
        </w:div>
        <w:div w:id="586303305">
          <w:marLeft w:val="0"/>
          <w:marRight w:val="0"/>
          <w:marTop w:val="0"/>
          <w:marBottom w:val="0"/>
          <w:divBdr>
            <w:top w:val="none" w:sz="0" w:space="0" w:color="auto"/>
            <w:left w:val="none" w:sz="0" w:space="0" w:color="auto"/>
            <w:bottom w:val="none" w:sz="0" w:space="0" w:color="auto"/>
            <w:right w:val="none" w:sz="0" w:space="0" w:color="auto"/>
          </w:divBdr>
        </w:div>
        <w:div w:id="90396220">
          <w:marLeft w:val="0"/>
          <w:marRight w:val="0"/>
          <w:marTop w:val="0"/>
          <w:marBottom w:val="0"/>
          <w:divBdr>
            <w:top w:val="none" w:sz="0" w:space="0" w:color="auto"/>
            <w:left w:val="none" w:sz="0" w:space="0" w:color="auto"/>
            <w:bottom w:val="none" w:sz="0" w:space="0" w:color="auto"/>
            <w:right w:val="none" w:sz="0" w:space="0" w:color="auto"/>
          </w:divBdr>
          <w:divsChild>
            <w:div w:id="1524201377">
              <w:marLeft w:val="0"/>
              <w:marRight w:val="0"/>
              <w:marTop w:val="0"/>
              <w:marBottom w:val="0"/>
              <w:divBdr>
                <w:top w:val="none" w:sz="0" w:space="0" w:color="auto"/>
                <w:left w:val="none" w:sz="0" w:space="0" w:color="auto"/>
                <w:bottom w:val="none" w:sz="0" w:space="0" w:color="auto"/>
                <w:right w:val="none" w:sz="0" w:space="0" w:color="auto"/>
              </w:divBdr>
            </w:div>
          </w:divsChild>
        </w:div>
        <w:div w:id="1582713748">
          <w:marLeft w:val="0"/>
          <w:marRight w:val="0"/>
          <w:marTop w:val="0"/>
          <w:marBottom w:val="0"/>
          <w:divBdr>
            <w:top w:val="none" w:sz="0" w:space="0" w:color="auto"/>
            <w:left w:val="none" w:sz="0" w:space="0" w:color="auto"/>
            <w:bottom w:val="none" w:sz="0" w:space="0" w:color="auto"/>
            <w:right w:val="none" w:sz="0" w:space="0" w:color="auto"/>
          </w:divBdr>
        </w:div>
        <w:div w:id="63115841">
          <w:marLeft w:val="0"/>
          <w:marRight w:val="0"/>
          <w:marTop w:val="0"/>
          <w:marBottom w:val="0"/>
          <w:divBdr>
            <w:top w:val="none" w:sz="0" w:space="0" w:color="auto"/>
            <w:left w:val="none" w:sz="0" w:space="0" w:color="auto"/>
            <w:bottom w:val="none" w:sz="0" w:space="0" w:color="auto"/>
            <w:right w:val="none" w:sz="0" w:space="0" w:color="auto"/>
          </w:divBdr>
          <w:divsChild>
            <w:div w:id="283856211">
              <w:marLeft w:val="0"/>
              <w:marRight w:val="0"/>
              <w:marTop w:val="0"/>
              <w:marBottom w:val="0"/>
              <w:divBdr>
                <w:top w:val="none" w:sz="0" w:space="0" w:color="auto"/>
                <w:left w:val="none" w:sz="0" w:space="0" w:color="auto"/>
                <w:bottom w:val="none" w:sz="0" w:space="0" w:color="auto"/>
                <w:right w:val="none" w:sz="0" w:space="0" w:color="auto"/>
              </w:divBdr>
            </w:div>
          </w:divsChild>
        </w:div>
        <w:div w:id="1336304297">
          <w:marLeft w:val="0"/>
          <w:marRight w:val="0"/>
          <w:marTop w:val="0"/>
          <w:marBottom w:val="0"/>
          <w:divBdr>
            <w:top w:val="none" w:sz="0" w:space="0" w:color="auto"/>
            <w:left w:val="none" w:sz="0" w:space="0" w:color="auto"/>
            <w:bottom w:val="none" w:sz="0" w:space="0" w:color="auto"/>
            <w:right w:val="none" w:sz="0" w:space="0" w:color="auto"/>
          </w:divBdr>
        </w:div>
        <w:div w:id="1591163757">
          <w:marLeft w:val="0"/>
          <w:marRight w:val="0"/>
          <w:marTop w:val="0"/>
          <w:marBottom w:val="0"/>
          <w:divBdr>
            <w:top w:val="none" w:sz="0" w:space="0" w:color="auto"/>
            <w:left w:val="none" w:sz="0" w:space="0" w:color="auto"/>
            <w:bottom w:val="none" w:sz="0" w:space="0" w:color="auto"/>
            <w:right w:val="none" w:sz="0" w:space="0" w:color="auto"/>
          </w:divBdr>
          <w:divsChild>
            <w:div w:id="11006">
              <w:marLeft w:val="0"/>
              <w:marRight w:val="0"/>
              <w:marTop w:val="0"/>
              <w:marBottom w:val="0"/>
              <w:divBdr>
                <w:top w:val="none" w:sz="0" w:space="0" w:color="auto"/>
                <w:left w:val="none" w:sz="0" w:space="0" w:color="auto"/>
                <w:bottom w:val="none" w:sz="0" w:space="0" w:color="auto"/>
                <w:right w:val="none" w:sz="0" w:space="0" w:color="auto"/>
              </w:divBdr>
            </w:div>
          </w:divsChild>
        </w:div>
        <w:div w:id="1315642261">
          <w:marLeft w:val="0"/>
          <w:marRight w:val="0"/>
          <w:marTop w:val="0"/>
          <w:marBottom w:val="0"/>
          <w:divBdr>
            <w:top w:val="none" w:sz="0" w:space="0" w:color="auto"/>
            <w:left w:val="none" w:sz="0" w:space="0" w:color="auto"/>
            <w:bottom w:val="none" w:sz="0" w:space="0" w:color="auto"/>
            <w:right w:val="none" w:sz="0" w:space="0" w:color="auto"/>
          </w:divBdr>
        </w:div>
        <w:div w:id="1392653924">
          <w:marLeft w:val="0"/>
          <w:marRight w:val="0"/>
          <w:marTop w:val="0"/>
          <w:marBottom w:val="0"/>
          <w:divBdr>
            <w:top w:val="none" w:sz="0" w:space="0" w:color="auto"/>
            <w:left w:val="none" w:sz="0" w:space="0" w:color="auto"/>
            <w:bottom w:val="none" w:sz="0" w:space="0" w:color="auto"/>
            <w:right w:val="none" w:sz="0" w:space="0" w:color="auto"/>
          </w:divBdr>
          <w:divsChild>
            <w:div w:id="1100299867">
              <w:marLeft w:val="0"/>
              <w:marRight w:val="0"/>
              <w:marTop w:val="0"/>
              <w:marBottom w:val="0"/>
              <w:divBdr>
                <w:top w:val="none" w:sz="0" w:space="0" w:color="auto"/>
                <w:left w:val="none" w:sz="0" w:space="0" w:color="auto"/>
                <w:bottom w:val="none" w:sz="0" w:space="0" w:color="auto"/>
                <w:right w:val="none" w:sz="0" w:space="0" w:color="auto"/>
              </w:divBdr>
            </w:div>
          </w:divsChild>
        </w:div>
        <w:div w:id="901671252">
          <w:marLeft w:val="0"/>
          <w:marRight w:val="0"/>
          <w:marTop w:val="0"/>
          <w:marBottom w:val="0"/>
          <w:divBdr>
            <w:top w:val="none" w:sz="0" w:space="0" w:color="auto"/>
            <w:left w:val="none" w:sz="0" w:space="0" w:color="auto"/>
            <w:bottom w:val="none" w:sz="0" w:space="0" w:color="auto"/>
            <w:right w:val="none" w:sz="0" w:space="0" w:color="auto"/>
          </w:divBdr>
        </w:div>
        <w:div w:id="1339424920">
          <w:marLeft w:val="0"/>
          <w:marRight w:val="0"/>
          <w:marTop w:val="0"/>
          <w:marBottom w:val="0"/>
          <w:divBdr>
            <w:top w:val="none" w:sz="0" w:space="0" w:color="auto"/>
            <w:left w:val="none" w:sz="0" w:space="0" w:color="auto"/>
            <w:bottom w:val="none" w:sz="0" w:space="0" w:color="auto"/>
            <w:right w:val="none" w:sz="0" w:space="0" w:color="auto"/>
          </w:divBdr>
          <w:divsChild>
            <w:div w:id="1490290450">
              <w:marLeft w:val="0"/>
              <w:marRight w:val="0"/>
              <w:marTop w:val="0"/>
              <w:marBottom w:val="0"/>
              <w:divBdr>
                <w:top w:val="none" w:sz="0" w:space="0" w:color="auto"/>
                <w:left w:val="none" w:sz="0" w:space="0" w:color="auto"/>
                <w:bottom w:val="none" w:sz="0" w:space="0" w:color="auto"/>
                <w:right w:val="none" w:sz="0" w:space="0" w:color="auto"/>
              </w:divBdr>
            </w:div>
          </w:divsChild>
        </w:div>
        <w:div w:id="1306081651">
          <w:marLeft w:val="0"/>
          <w:marRight w:val="0"/>
          <w:marTop w:val="0"/>
          <w:marBottom w:val="0"/>
          <w:divBdr>
            <w:top w:val="none" w:sz="0" w:space="0" w:color="auto"/>
            <w:left w:val="none" w:sz="0" w:space="0" w:color="auto"/>
            <w:bottom w:val="none" w:sz="0" w:space="0" w:color="auto"/>
            <w:right w:val="none" w:sz="0" w:space="0" w:color="auto"/>
          </w:divBdr>
        </w:div>
        <w:div w:id="334036998">
          <w:marLeft w:val="0"/>
          <w:marRight w:val="0"/>
          <w:marTop w:val="0"/>
          <w:marBottom w:val="0"/>
          <w:divBdr>
            <w:top w:val="none" w:sz="0" w:space="0" w:color="auto"/>
            <w:left w:val="none" w:sz="0" w:space="0" w:color="auto"/>
            <w:bottom w:val="none" w:sz="0" w:space="0" w:color="auto"/>
            <w:right w:val="none" w:sz="0" w:space="0" w:color="auto"/>
          </w:divBdr>
          <w:divsChild>
            <w:div w:id="54400592">
              <w:marLeft w:val="0"/>
              <w:marRight w:val="0"/>
              <w:marTop w:val="0"/>
              <w:marBottom w:val="0"/>
              <w:divBdr>
                <w:top w:val="none" w:sz="0" w:space="0" w:color="auto"/>
                <w:left w:val="none" w:sz="0" w:space="0" w:color="auto"/>
                <w:bottom w:val="none" w:sz="0" w:space="0" w:color="auto"/>
                <w:right w:val="none" w:sz="0" w:space="0" w:color="auto"/>
              </w:divBdr>
            </w:div>
          </w:divsChild>
        </w:div>
        <w:div w:id="2035841352">
          <w:marLeft w:val="0"/>
          <w:marRight w:val="0"/>
          <w:marTop w:val="0"/>
          <w:marBottom w:val="0"/>
          <w:divBdr>
            <w:top w:val="none" w:sz="0" w:space="0" w:color="auto"/>
            <w:left w:val="none" w:sz="0" w:space="0" w:color="auto"/>
            <w:bottom w:val="none" w:sz="0" w:space="0" w:color="auto"/>
            <w:right w:val="none" w:sz="0" w:space="0" w:color="auto"/>
          </w:divBdr>
        </w:div>
        <w:div w:id="1220944507">
          <w:marLeft w:val="0"/>
          <w:marRight w:val="0"/>
          <w:marTop w:val="0"/>
          <w:marBottom w:val="0"/>
          <w:divBdr>
            <w:top w:val="none" w:sz="0" w:space="0" w:color="auto"/>
            <w:left w:val="none" w:sz="0" w:space="0" w:color="auto"/>
            <w:bottom w:val="none" w:sz="0" w:space="0" w:color="auto"/>
            <w:right w:val="none" w:sz="0" w:space="0" w:color="auto"/>
          </w:divBdr>
          <w:divsChild>
            <w:div w:id="1639608256">
              <w:marLeft w:val="0"/>
              <w:marRight w:val="0"/>
              <w:marTop w:val="0"/>
              <w:marBottom w:val="0"/>
              <w:divBdr>
                <w:top w:val="none" w:sz="0" w:space="0" w:color="auto"/>
                <w:left w:val="none" w:sz="0" w:space="0" w:color="auto"/>
                <w:bottom w:val="none" w:sz="0" w:space="0" w:color="auto"/>
                <w:right w:val="none" w:sz="0" w:space="0" w:color="auto"/>
              </w:divBdr>
            </w:div>
          </w:divsChild>
        </w:div>
        <w:div w:id="1385326383">
          <w:marLeft w:val="0"/>
          <w:marRight w:val="0"/>
          <w:marTop w:val="0"/>
          <w:marBottom w:val="0"/>
          <w:divBdr>
            <w:top w:val="none" w:sz="0" w:space="0" w:color="auto"/>
            <w:left w:val="none" w:sz="0" w:space="0" w:color="auto"/>
            <w:bottom w:val="none" w:sz="0" w:space="0" w:color="auto"/>
            <w:right w:val="none" w:sz="0" w:space="0" w:color="auto"/>
          </w:divBdr>
        </w:div>
        <w:div w:id="263074849">
          <w:marLeft w:val="0"/>
          <w:marRight w:val="0"/>
          <w:marTop w:val="0"/>
          <w:marBottom w:val="0"/>
          <w:divBdr>
            <w:top w:val="none" w:sz="0" w:space="0" w:color="auto"/>
            <w:left w:val="none" w:sz="0" w:space="0" w:color="auto"/>
            <w:bottom w:val="none" w:sz="0" w:space="0" w:color="auto"/>
            <w:right w:val="none" w:sz="0" w:space="0" w:color="auto"/>
          </w:divBdr>
          <w:divsChild>
            <w:div w:id="784344591">
              <w:marLeft w:val="0"/>
              <w:marRight w:val="0"/>
              <w:marTop w:val="0"/>
              <w:marBottom w:val="0"/>
              <w:divBdr>
                <w:top w:val="none" w:sz="0" w:space="0" w:color="auto"/>
                <w:left w:val="none" w:sz="0" w:space="0" w:color="auto"/>
                <w:bottom w:val="none" w:sz="0" w:space="0" w:color="auto"/>
                <w:right w:val="none" w:sz="0" w:space="0" w:color="auto"/>
              </w:divBdr>
            </w:div>
          </w:divsChild>
        </w:div>
        <w:div w:id="1808431761">
          <w:marLeft w:val="0"/>
          <w:marRight w:val="0"/>
          <w:marTop w:val="0"/>
          <w:marBottom w:val="0"/>
          <w:divBdr>
            <w:top w:val="none" w:sz="0" w:space="0" w:color="auto"/>
            <w:left w:val="none" w:sz="0" w:space="0" w:color="auto"/>
            <w:bottom w:val="none" w:sz="0" w:space="0" w:color="auto"/>
            <w:right w:val="none" w:sz="0" w:space="0" w:color="auto"/>
          </w:divBdr>
        </w:div>
        <w:div w:id="352730614">
          <w:marLeft w:val="0"/>
          <w:marRight w:val="0"/>
          <w:marTop w:val="0"/>
          <w:marBottom w:val="0"/>
          <w:divBdr>
            <w:top w:val="none" w:sz="0" w:space="0" w:color="auto"/>
            <w:left w:val="none" w:sz="0" w:space="0" w:color="auto"/>
            <w:bottom w:val="none" w:sz="0" w:space="0" w:color="auto"/>
            <w:right w:val="none" w:sz="0" w:space="0" w:color="auto"/>
          </w:divBdr>
          <w:divsChild>
            <w:div w:id="103017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8032">
      <w:bodyDiv w:val="1"/>
      <w:marLeft w:val="0"/>
      <w:marRight w:val="0"/>
      <w:marTop w:val="0"/>
      <w:marBottom w:val="0"/>
      <w:divBdr>
        <w:top w:val="none" w:sz="0" w:space="0" w:color="auto"/>
        <w:left w:val="none" w:sz="0" w:space="0" w:color="auto"/>
        <w:bottom w:val="none" w:sz="0" w:space="0" w:color="auto"/>
        <w:right w:val="none" w:sz="0" w:space="0" w:color="auto"/>
      </w:divBdr>
      <w:divsChild>
        <w:div w:id="1038581677">
          <w:marLeft w:val="0"/>
          <w:marRight w:val="0"/>
          <w:marTop w:val="0"/>
          <w:marBottom w:val="0"/>
          <w:divBdr>
            <w:top w:val="none" w:sz="0" w:space="0" w:color="auto"/>
            <w:left w:val="none" w:sz="0" w:space="0" w:color="auto"/>
            <w:bottom w:val="none" w:sz="0" w:space="0" w:color="auto"/>
            <w:right w:val="none" w:sz="0" w:space="0" w:color="auto"/>
          </w:divBdr>
        </w:div>
        <w:div w:id="394477279">
          <w:marLeft w:val="0"/>
          <w:marRight w:val="0"/>
          <w:marTop w:val="0"/>
          <w:marBottom w:val="0"/>
          <w:divBdr>
            <w:top w:val="none" w:sz="0" w:space="0" w:color="auto"/>
            <w:left w:val="none" w:sz="0" w:space="0" w:color="auto"/>
            <w:bottom w:val="none" w:sz="0" w:space="0" w:color="auto"/>
            <w:right w:val="none" w:sz="0" w:space="0" w:color="auto"/>
          </w:divBdr>
          <w:divsChild>
            <w:div w:id="890922572">
              <w:marLeft w:val="0"/>
              <w:marRight w:val="0"/>
              <w:marTop w:val="0"/>
              <w:marBottom w:val="0"/>
              <w:divBdr>
                <w:top w:val="none" w:sz="0" w:space="0" w:color="auto"/>
                <w:left w:val="none" w:sz="0" w:space="0" w:color="auto"/>
                <w:bottom w:val="none" w:sz="0" w:space="0" w:color="auto"/>
                <w:right w:val="none" w:sz="0" w:space="0" w:color="auto"/>
              </w:divBdr>
            </w:div>
          </w:divsChild>
        </w:div>
        <w:div w:id="303969291">
          <w:marLeft w:val="0"/>
          <w:marRight w:val="0"/>
          <w:marTop w:val="0"/>
          <w:marBottom w:val="0"/>
          <w:divBdr>
            <w:top w:val="none" w:sz="0" w:space="0" w:color="auto"/>
            <w:left w:val="none" w:sz="0" w:space="0" w:color="auto"/>
            <w:bottom w:val="none" w:sz="0" w:space="0" w:color="auto"/>
            <w:right w:val="none" w:sz="0" w:space="0" w:color="auto"/>
          </w:divBdr>
        </w:div>
        <w:div w:id="629097263">
          <w:marLeft w:val="0"/>
          <w:marRight w:val="0"/>
          <w:marTop w:val="0"/>
          <w:marBottom w:val="0"/>
          <w:divBdr>
            <w:top w:val="none" w:sz="0" w:space="0" w:color="auto"/>
            <w:left w:val="none" w:sz="0" w:space="0" w:color="auto"/>
            <w:bottom w:val="none" w:sz="0" w:space="0" w:color="auto"/>
            <w:right w:val="none" w:sz="0" w:space="0" w:color="auto"/>
          </w:divBdr>
          <w:divsChild>
            <w:div w:id="281152981">
              <w:marLeft w:val="0"/>
              <w:marRight w:val="0"/>
              <w:marTop w:val="0"/>
              <w:marBottom w:val="0"/>
              <w:divBdr>
                <w:top w:val="none" w:sz="0" w:space="0" w:color="auto"/>
                <w:left w:val="none" w:sz="0" w:space="0" w:color="auto"/>
                <w:bottom w:val="none" w:sz="0" w:space="0" w:color="auto"/>
                <w:right w:val="none" w:sz="0" w:space="0" w:color="auto"/>
              </w:divBdr>
            </w:div>
          </w:divsChild>
        </w:div>
        <w:div w:id="1942445546">
          <w:marLeft w:val="0"/>
          <w:marRight w:val="0"/>
          <w:marTop w:val="0"/>
          <w:marBottom w:val="0"/>
          <w:divBdr>
            <w:top w:val="none" w:sz="0" w:space="0" w:color="auto"/>
            <w:left w:val="none" w:sz="0" w:space="0" w:color="auto"/>
            <w:bottom w:val="none" w:sz="0" w:space="0" w:color="auto"/>
            <w:right w:val="none" w:sz="0" w:space="0" w:color="auto"/>
          </w:divBdr>
        </w:div>
        <w:div w:id="1871410882">
          <w:marLeft w:val="0"/>
          <w:marRight w:val="0"/>
          <w:marTop w:val="0"/>
          <w:marBottom w:val="0"/>
          <w:divBdr>
            <w:top w:val="none" w:sz="0" w:space="0" w:color="auto"/>
            <w:left w:val="none" w:sz="0" w:space="0" w:color="auto"/>
            <w:bottom w:val="none" w:sz="0" w:space="0" w:color="auto"/>
            <w:right w:val="none" w:sz="0" w:space="0" w:color="auto"/>
          </w:divBdr>
          <w:divsChild>
            <w:div w:id="2076081507">
              <w:marLeft w:val="0"/>
              <w:marRight w:val="0"/>
              <w:marTop w:val="0"/>
              <w:marBottom w:val="0"/>
              <w:divBdr>
                <w:top w:val="none" w:sz="0" w:space="0" w:color="auto"/>
                <w:left w:val="none" w:sz="0" w:space="0" w:color="auto"/>
                <w:bottom w:val="none" w:sz="0" w:space="0" w:color="auto"/>
                <w:right w:val="none" w:sz="0" w:space="0" w:color="auto"/>
              </w:divBdr>
            </w:div>
          </w:divsChild>
        </w:div>
        <w:div w:id="710763211">
          <w:marLeft w:val="0"/>
          <w:marRight w:val="0"/>
          <w:marTop w:val="0"/>
          <w:marBottom w:val="0"/>
          <w:divBdr>
            <w:top w:val="none" w:sz="0" w:space="0" w:color="auto"/>
            <w:left w:val="none" w:sz="0" w:space="0" w:color="auto"/>
            <w:bottom w:val="none" w:sz="0" w:space="0" w:color="auto"/>
            <w:right w:val="none" w:sz="0" w:space="0" w:color="auto"/>
          </w:divBdr>
        </w:div>
        <w:div w:id="1713916367">
          <w:marLeft w:val="0"/>
          <w:marRight w:val="0"/>
          <w:marTop w:val="0"/>
          <w:marBottom w:val="0"/>
          <w:divBdr>
            <w:top w:val="none" w:sz="0" w:space="0" w:color="auto"/>
            <w:left w:val="none" w:sz="0" w:space="0" w:color="auto"/>
            <w:bottom w:val="none" w:sz="0" w:space="0" w:color="auto"/>
            <w:right w:val="none" w:sz="0" w:space="0" w:color="auto"/>
          </w:divBdr>
          <w:divsChild>
            <w:div w:id="626352007">
              <w:marLeft w:val="0"/>
              <w:marRight w:val="0"/>
              <w:marTop w:val="0"/>
              <w:marBottom w:val="0"/>
              <w:divBdr>
                <w:top w:val="none" w:sz="0" w:space="0" w:color="auto"/>
                <w:left w:val="none" w:sz="0" w:space="0" w:color="auto"/>
                <w:bottom w:val="none" w:sz="0" w:space="0" w:color="auto"/>
                <w:right w:val="none" w:sz="0" w:space="0" w:color="auto"/>
              </w:divBdr>
            </w:div>
          </w:divsChild>
        </w:div>
        <w:div w:id="444540293">
          <w:marLeft w:val="0"/>
          <w:marRight w:val="0"/>
          <w:marTop w:val="0"/>
          <w:marBottom w:val="0"/>
          <w:divBdr>
            <w:top w:val="none" w:sz="0" w:space="0" w:color="auto"/>
            <w:left w:val="none" w:sz="0" w:space="0" w:color="auto"/>
            <w:bottom w:val="none" w:sz="0" w:space="0" w:color="auto"/>
            <w:right w:val="none" w:sz="0" w:space="0" w:color="auto"/>
          </w:divBdr>
        </w:div>
        <w:div w:id="905534171">
          <w:marLeft w:val="0"/>
          <w:marRight w:val="0"/>
          <w:marTop w:val="0"/>
          <w:marBottom w:val="0"/>
          <w:divBdr>
            <w:top w:val="none" w:sz="0" w:space="0" w:color="auto"/>
            <w:left w:val="none" w:sz="0" w:space="0" w:color="auto"/>
            <w:bottom w:val="none" w:sz="0" w:space="0" w:color="auto"/>
            <w:right w:val="none" w:sz="0" w:space="0" w:color="auto"/>
          </w:divBdr>
          <w:divsChild>
            <w:div w:id="1839417731">
              <w:marLeft w:val="0"/>
              <w:marRight w:val="0"/>
              <w:marTop w:val="0"/>
              <w:marBottom w:val="0"/>
              <w:divBdr>
                <w:top w:val="none" w:sz="0" w:space="0" w:color="auto"/>
                <w:left w:val="none" w:sz="0" w:space="0" w:color="auto"/>
                <w:bottom w:val="none" w:sz="0" w:space="0" w:color="auto"/>
                <w:right w:val="none" w:sz="0" w:space="0" w:color="auto"/>
              </w:divBdr>
            </w:div>
          </w:divsChild>
        </w:div>
        <w:div w:id="883981840">
          <w:marLeft w:val="0"/>
          <w:marRight w:val="0"/>
          <w:marTop w:val="0"/>
          <w:marBottom w:val="0"/>
          <w:divBdr>
            <w:top w:val="none" w:sz="0" w:space="0" w:color="auto"/>
            <w:left w:val="none" w:sz="0" w:space="0" w:color="auto"/>
            <w:bottom w:val="none" w:sz="0" w:space="0" w:color="auto"/>
            <w:right w:val="none" w:sz="0" w:space="0" w:color="auto"/>
          </w:divBdr>
        </w:div>
        <w:div w:id="940263843">
          <w:marLeft w:val="0"/>
          <w:marRight w:val="0"/>
          <w:marTop w:val="0"/>
          <w:marBottom w:val="0"/>
          <w:divBdr>
            <w:top w:val="none" w:sz="0" w:space="0" w:color="auto"/>
            <w:left w:val="none" w:sz="0" w:space="0" w:color="auto"/>
            <w:bottom w:val="none" w:sz="0" w:space="0" w:color="auto"/>
            <w:right w:val="none" w:sz="0" w:space="0" w:color="auto"/>
          </w:divBdr>
          <w:divsChild>
            <w:div w:id="1278486162">
              <w:marLeft w:val="0"/>
              <w:marRight w:val="0"/>
              <w:marTop w:val="0"/>
              <w:marBottom w:val="0"/>
              <w:divBdr>
                <w:top w:val="none" w:sz="0" w:space="0" w:color="auto"/>
                <w:left w:val="none" w:sz="0" w:space="0" w:color="auto"/>
                <w:bottom w:val="none" w:sz="0" w:space="0" w:color="auto"/>
                <w:right w:val="none" w:sz="0" w:space="0" w:color="auto"/>
              </w:divBdr>
            </w:div>
          </w:divsChild>
        </w:div>
        <w:div w:id="2144811937">
          <w:marLeft w:val="0"/>
          <w:marRight w:val="0"/>
          <w:marTop w:val="0"/>
          <w:marBottom w:val="0"/>
          <w:divBdr>
            <w:top w:val="none" w:sz="0" w:space="0" w:color="auto"/>
            <w:left w:val="none" w:sz="0" w:space="0" w:color="auto"/>
            <w:bottom w:val="none" w:sz="0" w:space="0" w:color="auto"/>
            <w:right w:val="none" w:sz="0" w:space="0" w:color="auto"/>
          </w:divBdr>
        </w:div>
        <w:div w:id="1618214952">
          <w:marLeft w:val="0"/>
          <w:marRight w:val="0"/>
          <w:marTop w:val="0"/>
          <w:marBottom w:val="0"/>
          <w:divBdr>
            <w:top w:val="none" w:sz="0" w:space="0" w:color="auto"/>
            <w:left w:val="none" w:sz="0" w:space="0" w:color="auto"/>
            <w:bottom w:val="none" w:sz="0" w:space="0" w:color="auto"/>
            <w:right w:val="none" w:sz="0" w:space="0" w:color="auto"/>
          </w:divBdr>
          <w:divsChild>
            <w:div w:id="461534983">
              <w:marLeft w:val="0"/>
              <w:marRight w:val="0"/>
              <w:marTop w:val="0"/>
              <w:marBottom w:val="0"/>
              <w:divBdr>
                <w:top w:val="none" w:sz="0" w:space="0" w:color="auto"/>
                <w:left w:val="none" w:sz="0" w:space="0" w:color="auto"/>
                <w:bottom w:val="none" w:sz="0" w:space="0" w:color="auto"/>
                <w:right w:val="none" w:sz="0" w:space="0" w:color="auto"/>
              </w:divBdr>
            </w:div>
          </w:divsChild>
        </w:div>
        <w:div w:id="2020308055">
          <w:marLeft w:val="0"/>
          <w:marRight w:val="0"/>
          <w:marTop w:val="0"/>
          <w:marBottom w:val="0"/>
          <w:divBdr>
            <w:top w:val="none" w:sz="0" w:space="0" w:color="auto"/>
            <w:left w:val="none" w:sz="0" w:space="0" w:color="auto"/>
            <w:bottom w:val="none" w:sz="0" w:space="0" w:color="auto"/>
            <w:right w:val="none" w:sz="0" w:space="0" w:color="auto"/>
          </w:divBdr>
        </w:div>
        <w:div w:id="1990623158">
          <w:marLeft w:val="0"/>
          <w:marRight w:val="0"/>
          <w:marTop w:val="0"/>
          <w:marBottom w:val="0"/>
          <w:divBdr>
            <w:top w:val="none" w:sz="0" w:space="0" w:color="auto"/>
            <w:left w:val="none" w:sz="0" w:space="0" w:color="auto"/>
            <w:bottom w:val="none" w:sz="0" w:space="0" w:color="auto"/>
            <w:right w:val="none" w:sz="0" w:space="0" w:color="auto"/>
          </w:divBdr>
          <w:divsChild>
            <w:div w:id="1315335756">
              <w:marLeft w:val="0"/>
              <w:marRight w:val="0"/>
              <w:marTop w:val="0"/>
              <w:marBottom w:val="0"/>
              <w:divBdr>
                <w:top w:val="none" w:sz="0" w:space="0" w:color="auto"/>
                <w:left w:val="none" w:sz="0" w:space="0" w:color="auto"/>
                <w:bottom w:val="none" w:sz="0" w:space="0" w:color="auto"/>
                <w:right w:val="none" w:sz="0" w:space="0" w:color="auto"/>
              </w:divBdr>
            </w:div>
          </w:divsChild>
        </w:div>
        <w:div w:id="379591727">
          <w:marLeft w:val="0"/>
          <w:marRight w:val="0"/>
          <w:marTop w:val="0"/>
          <w:marBottom w:val="0"/>
          <w:divBdr>
            <w:top w:val="none" w:sz="0" w:space="0" w:color="auto"/>
            <w:left w:val="none" w:sz="0" w:space="0" w:color="auto"/>
            <w:bottom w:val="none" w:sz="0" w:space="0" w:color="auto"/>
            <w:right w:val="none" w:sz="0" w:space="0" w:color="auto"/>
          </w:divBdr>
        </w:div>
        <w:div w:id="1109541415">
          <w:marLeft w:val="0"/>
          <w:marRight w:val="0"/>
          <w:marTop w:val="0"/>
          <w:marBottom w:val="0"/>
          <w:divBdr>
            <w:top w:val="none" w:sz="0" w:space="0" w:color="auto"/>
            <w:left w:val="none" w:sz="0" w:space="0" w:color="auto"/>
            <w:bottom w:val="none" w:sz="0" w:space="0" w:color="auto"/>
            <w:right w:val="none" w:sz="0" w:space="0" w:color="auto"/>
          </w:divBdr>
          <w:divsChild>
            <w:div w:id="978874788">
              <w:marLeft w:val="0"/>
              <w:marRight w:val="0"/>
              <w:marTop w:val="0"/>
              <w:marBottom w:val="0"/>
              <w:divBdr>
                <w:top w:val="none" w:sz="0" w:space="0" w:color="auto"/>
                <w:left w:val="none" w:sz="0" w:space="0" w:color="auto"/>
                <w:bottom w:val="none" w:sz="0" w:space="0" w:color="auto"/>
                <w:right w:val="none" w:sz="0" w:space="0" w:color="auto"/>
              </w:divBdr>
            </w:div>
          </w:divsChild>
        </w:div>
        <w:div w:id="2007435539">
          <w:marLeft w:val="0"/>
          <w:marRight w:val="0"/>
          <w:marTop w:val="0"/>
          <w:marBottom w:val="0"/>
          <w:divBdr>
            <w:top w:val="none" w:sz="0" w:space="0" w:color="auto"/>
            <w:left w:val="none" w:sz="0" w:space="0" w:color="auto"/>
            <w:bottom w:val="none" w:sz="0" w:space="0" w:color="auto"/>
            <w:right w:val="none" w:sz="0" w:space="0" w:color="auto"/>
          </w:divBdr>
        </w:div>
        <w:div w:id="1155874626">
          <w:marLeft w:val="0"/>
          <w:marRight w:val="0"/>
          <w:marTop w:val="0"/>
          <w:marBottom w:val="0"/>
          <w:divBdr>
            <w:top w:val="none" w:sz="0" w:space="0" w:color="auto"/>
            <w:left w:val="none" w:sz="0" w:space="0" w:color="auto"/>
            <w:bottom w:val="none" w:sz="0" w:space="0" w:color="auto"/>
            <w:right w:val="none" w:sz="0" w:space="0" w:color="auto"/>
          </w:divBdr>
          <w:divsChild>
            <w:div w:id="703751427">
              <w:marLeft w:val="0"/>
              <w:marRight w:val="0"/>
              <w:marTop w:val="0"/>
              <w:marBottom w:val="0"/>
              <w:divBdr>
                <w:top w:val="none" w:sz="0" w:space="0" w:color="auto"/>
                <w:left w:val="none" w:sz="0" w:space="0" w:color="auto"/>
                <w:bottom w:val="none" w:sz="0" w:space="0" w:color="auto"/>
                <w:right w:val="none" w:sz="0" w:space="0" w:color="auto"/>
              </w:divBdr>
            </w:div>
          </w:divsChild>
        </w:div>
        <w:div w:id="1854538537">
          <w:marLeft w:val="0"/>
          <w:marRight w:val="0"/>
          <w:marTop w:val="0"/>
          <w:marBottom w:val="0"/>
          <w:divBdr>
            <w:top w:val="none" w:sz="0" w:space="0" w:color="auto"/>
            <w:left w:val="none" w:sz="0" w:space="0" w:color="auto"/>
            <w:bottom w:val="none" w:sz="0" w:space="0" w:color="auto"/>
            <w:right w:val="none" w:sz="0" w:space="0" w:color="auto"/>
          </w:divBdr>
        </w:div>
        <w:div w:id="421682047">
          <w:marLeft w:val="0"/>
          <w:marRight w:val="0"/>
          <w:marTop w:val="0"/>
          <w:marBottom w:val="0"/>
          <w:divBdr>
            <w:top w:val="none" w:sz="0" w:space="0" w:color="auto"/>
            <w:left w:val="none" w:sz="0" w:space="0" w:color="auto"/>
            <w:bottom w:val="none" w:sz="0" w:space="0" w:color="auto"/>
            <w:right w:val="none" w:sz="0" w:space="0" w:color="auto"/>
          </w:divBdr>
          <w:divsChild>
            <w:div w:id="1099327195">
              <w:marLeft w:val="0"/>
              <w:marRight w:val="0"/>
              <w:marTop w:val="0"/>
              <w:marBottom w:val="0"/>
              <w:divBdr>
                <w:top w:val="none" w:sz="0" w:space="0" w:color="auto"/>
                <w:left w:val="none" w:sz="0" w:space="0" w:color="auto"/>
                <w:bottom w:val="none" w:sz="0" w:space="0" w:color="auto"/>
                <w:right w:val="none" w:sz="0" w:space="0" w:color="auto"/>
              </w:divBdr>
            </w:div>
          </w:divsChild>
        </w:div>
        <w:div w:id="971597030">
          <w:marLeft w:val="0"/>
          <w:marRight w:val="0"/>
          <w:marTop w:val="0"/>
          <w:marBottom w:val="0"/>
          <w:divBdr>
            <w:top w:val="none" w:sz="0" w:space="0" w:color="auto"/>
            <w:left w:val="none" w:sz="0" w:space="0" w:color="auto"/>
            <w:bottom w:val="none" w:sz="0" w:space="0" w:color="auto"/>
            <w:right w:val="none" w:sz="0" w:space="0" w:color="auto"/>
          </w:divBdr>
        </w:div>
        <w:div w:id="105975051">
          <w:marLeft w:val="0"/>
          <w:marRight w:val="0"/>
          <w:marTop w:val="0"/>
          <w:marBottom w:val="0"/>
          <w:divBdr>
            <w:top w:val="none" w:sz="0" w:space="0" w:color="auto"/>
            <w:left w:val="none" w:sz="0" w:space="0" w:color="auto"/>
            <w:bottom w:val="none" w:sz="0" w:space="0" w:color="auto"/>
            <w:right w:val="none" w:sz="0" w:space="0" w:color="auto"/>
          </w:divBdr>
          <w:divsChild>
            <w:div w:id="2072995991">
              <w:marLeft w:val="0"/>
              <w:marRight w:val="0"/>
              <w:marTop w:val="0"/>
              <w:marBottom w:val="0"/>
              <w:divBdr>
                <w:top w:val="none" w:sz="0" w:space="0" w:color="auto"/>
                <w:left w:val="none" w:sz="0" w:space="0" w:color="auto"/>
                <w:bottom w:val="none" w:sz="0" w:space="0" w:color="auto"/>
                <w:right w:val="none" w:sz="0" w:space="0" w:color="auto"/>
              </w:divBdr>
            </w:div>
          </w:divsChild>
        </w:div>
        <w:div w:id="1860005222">
          <w:marLeft w:val="0"/>
          <w:marRight w:val="0"/>
          <w:marTop w:val="0"/>
          <w:marBottom w:val="0"/>
          <w:divBdr>
            <w:top w:val="none" w:sz="0" w:space="0" w:color="auto"/>
            <w:left w:val="none" w:sz="0" w:space="0" w:color="auto"/>
            <w:bottom w:val="none" w:sz="0" w:space="0" w:color="auto"/>
            <w:right w:val="none" w:sz="0" w:space="0" w:color="auto"/>
          </w:divBdr>
        </w:div>
        <w:div w:id="792362526">
          <w:marLeft w:val="0"/>
          <w:marRight w:val="0"/>
          <w:marTop w:val="0"/>
          <w:marBottom w:val="0"/>
          <w:divBdr>
            <w:top w:val="none" w:sz="0" w:space="0" w:color="auto"/>
            <w:left w:val="none" w:sz="0" w:space="0" w:color="auto"/>
            <w:bottom w:val="none" w:sz="0" w:space="0" w:color="auto"/>
            <w:right w:val="none" w:sz="0" w:space="0" w:color="auto"/>
          </w:divBdr>
          <w:divsChild>
            <w:div w:id="334459743">
              <w:marLeft w:val="0"/>
              <w:marRight w:val="0"/>
              <w:marTop w:val="0"/>
              <w:marBottom w:val="0"/>
              <w:divBdr>
                <w:top w:val="none" w:sz="0" w:space="0" w:color="auto"/>
                <w:left w:val="none" w:sz="0" w:space="0" w:color="auto"/>
                <w:bottom w:val="none" w:sz="0" w:space="0" w:color="auto"/>
                <w:right w:val="none" w:sz="0" w:space="0" w:color="auto"/>
              </w:divBdr>
            </w:div>
          </w:divsChild>
        </w:div>
        <w:div w:id="1769232478">
          <w:marLeft w:val="0"/>
          <w:marRight w:val="0"/>
          <w:marTop w:val="0"/>
          <w:marBottom w:val="0"/>
          <w:divBdr>
            <w:top w:val="none" w:sz="0" w:space="0" w:color="auto"/>
            <w:left w:val="none" w:sz="0" w:space="0" w:color="auto"/>
            <w:bottom w:val="none" w:sz="0" w:space="0" w:color="auto"/>
            <w:right w:val="none" w:sz="0" w:space="0" w:color="auto"/>
          </w:divBdr>
        </w:div>
        <w:div w:id="117915100">
          <w:marLeft w:val="0"/>
          <w:marRight w:val="0"/>
          <w:marTop w:val="0"/>
          <w:marBottom w:val="0"/>
          <w:divBdr>
            <w:top w:val="none" w:sz="0" w:space="0" w:color="auto"/>
            <w:left w:val="none" w:sz="0" w:space="0" w:color="auto"/>
            <w:bottom w:val="none" w:sz="0" w:space="0" w:color="auto"/>
            <w:right w:val="none" w:sz="0" w:space="0" w:color="auto"/>
          </w:divBdr>
          <w:divsChild>
            <w:div w:id="983654580">
              <w:marLeft w:val="0"/>
              <w:marRight w:val="0"/>
              <w:marTop w:val="0"/>
              <w:marBottom w:val="0"/>
              <w:divBdr>
                <w:top w:val="none" w:sz="0" w:space="0" w:color="auto"/>
                <w:left w:val="none" w:sz="0" w:space="0" w:color="auto"/>
                <w:bottom w:val="none" w:sz="0" w:space="0" w:color="auto"/>
                <w:right w:val="none" w:sz="0" w:space="0" w:color="auto"/>
              </w:divBdr>
            </w:div>
          </w:divsChild>
        </w:div>
        <w:div w:id="810027442">
          <w:marLeft w:val="0"/>
          <w:marRight w:val="0"/>
          <w:marTop w:val="0"/>
          <w:marBottom w:val="0"/>
          <w:divBdr>
            <w:top w:val="none" w:sz="0" w:space="0" w:color="auto"/>
            <w:left w:val="none" w:sz="0" w:space="0" w:color="auto"/>
            <w:bottom w:val="none" w:sz="0" w:space="0" w:color="auto"/>
            <w:right w:val="none" w:sz="0" w:space="0" w:color="auto"/>
          </w:divBdr>
        </w:div>
        <w:div w:id="1080518877">
          <w:marLeft w:val="0"/>
          <w:marRight w:val="0"/>
          <w:marTop w:val="0"/>
          <w:marBottom w:val="0"/>
          <w:divBdr>
            <w:top w:val="none" w:sz="0" w:space="0" w:color="auto"/>
            <w:left w:val="none" w:sz="0" w:space="0" w:color="auto"/>
            <w:bottom w:val="none" w:sz="0" w:space="0" w:color="auto"/>
            <w:right w:val="none" w:sz="0" w:space="0" w:color="auto"/>
          </w:divBdr>
          <w:divsChild>
            <w:div w:id="71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3148">
      <w:bodyDiv w:val="1"/>
      <w:marLeft w:val="0"/>
      <w:marRight w:val="0"/>
      <w:marTop w:val="0"/>
      <w:marBottom w:val="0"/>
      <w:divBdr>
        <w:top w:val="none" w:sz="0" w:space="0" w:color="auto"/>
        <w:left w:val="none" w:sz="0" w:space="0" w:color="auto"/>
        <w:bottom w:val="none" w:sz="0" w:space="0" w:color="auto"/>
        <w:right w:val="none" w:sz="0" w:space="0" w:color="auto"/>
      </w:divBdr>
      <w:divsChild>
        <w:div w:id="188642324">
          <w:marLeft w:val="0"/>
          <w:marRight w:val="0"/>
          <w:marTop w:val="0"/>
          <w:marBottom w:val="0"/>
          <w:divBdr>
            <w:top w:val="none" w:sz="0" w:space="0" w:color="auto"/>
            <w:left w:val="none" w:sz="0" w:space="0" w:color="auto"/>
            <w:bottom w:val="none" w:sz="0" w:space="0" w:color="auto"/>
            <w:right w:val="none" w:sz="0" w:space="0" w:color="auto"/>
          </w:divBdr>
        </w:div>
        <w:div w:id="282856007">
          <w:marLeft w:val="0"/>
          <w:marRight w:val="0"/>
          <w:marTop w:val="0"/>
          <w:marBottom w:val="0"/>
          <w:divBdr>
            <w:top w:val="none" w:sz="0" w:space="0" w:color="auto"/>
            <w:left w:val="none" w:sz="0" w:space="0" w:color="auto"/>
            <w:bottom w:val="none" w:sz="0" w:space="0" w:color="auto"/>
            <w:right w:val="none" w:sz="0" w:space="0" w:color="auto"/>
          </w:divBdr>
          <w:divsChild>
            <w:div w:id="1254322004">
              <w:marLeft w:val="0"/>
              <w:marRight w:val="0"/>
              <w:marTop w:val="0"/>
              <w:marBottom w:val="0"/>
              <w:divBdr>
                <w:top w:val="none" w:sz="0" w:space="0" w:color="auto"/>
                <w:left w:val="none" w:sz="0" w:space="0" w:color="auto"/>
                <w:bottom w:val="none" w:sz="0" w:space="0" w:color="auto"/>
                <w:right w:val="none" w:sz="0" w:space="0" w:color="auto"/>
              </w:divBdr>
            </w:div>
          </w:divsChild>
        </w:div>
        <w:div w:id="1472096976">
          <w:marLeft w:val="0"/>
          <w:marRight w:val="0"/>
          <w:marTop w:val="0"/>
          <w:marBottom w:val="0"/>
          <w:divBdr>
            <w:top w:val="none" w:sz="0" w:space="0" w:color="auto"/>
            <w:left w:val="none" w:sz="0" w:space="0" w:color="auto"/>
            <w:bottom w:val="none" w:sz="0" w:space="0" w:color="auto"/>
            <w:right w:val="none" w:sz="0" w:space="0" w:color="auto"/>
          </w:divBdr>
        </w:div>
        <w:div w:id="1864976629">
          <w:marLeft w:val="0"/>
          <w:marRight w:val="0"/>
          <w:marTop w:val="0"/>
          <w:marBottom w:val="0"/>
          <w:divBdr>
            <w:top w:val="none" w:sz="0" w:space="0" w:color="auto"/>
            <w:left w:val="none" w:sz="0" w:space="0" w:color="auto"/>
            <w:bottom w:val="none" w:sz="0" w:space="0" w:color="auto"/>
            <w:right w:val="none" w:sz="0" w:space="0" w:color="auto"/>
          </w:divBdr>
          <w:divsChild>
            <w:div w:id="1616713439">
              <w:marLeft w:val="0"/>
              <w:marRight w:val="0"/>
              <w:marTop w:val="0"/>
              <w:marBottom w:val="0"/>
              <w:divBdr>
                <w:top w:val="none" w:sz="0" w:space="0" w:color="auto"/>
                <w:left w:val="none" w:sz="0" w:space="0" w:color="auto"/>
                <w:bottom w:val="none" w:sz="0" w:space="0" w:color="auto"/>
                <w:right w:val="none" w:sz="0" w:space="0" w:color="auto"/>
              </w:divBdr>
            </w:div>
          </w:divsChild>
        </w:div>
        <w:div w:id="1795907918">
          <w:marLeft w:val="0"/>
          <w:marRight w:val="0"/>
          <w:marTop w:val="0"/>
          <w:marBottom w:val="0"/>
          <w:divBdr>
            <w:top w:val="none" w:sz="0" w:space="0" w:color="auto"/>
            <w:left w:val="none" w:sz="0" w:space="0" w:color="auto"/>
            <w:bottom w:val="none" w:sz="0" w:space="0" w:color="auto"/>
            <w:right w:val="none" w:sz="0" w:space="0" w:color="auto"/>
          </w:divBdr>
        </w:div>
        <w:div w:id="1517839699">
          <w:marLeft w:val="0"/>
          <w:marRight w:val="0"/>
          <w:marTop w:val="0"/>
          <w:marBottom w:val="0"/>
          <w:divBdr>
            <w:top w:val="none" w:sz="0" w:space="0" w:color="auto"/>
            <w:left w:val="none" w:sz="0" w:space="0" w:color="auto"/>
            <w:bottom w:val="none" w:sz="0" w:space="0" w:color="auto"/>
            <w:right w:val="none" w:sz="0" w:space="0" w:color="auto"/>
          </w:divBdr>
          <w:divsChild>
            <w:div w:id="93668713">
              <w:marLeft w:val="0"/>
              <w:marRight w:val="0"/>
              <w:marTop w:val="0"/>
              <w:marBottom w:val="0"/>
              <w:divBdr>
                <w:top w:val="none" w:sz="0" w:space="0" w:color="auto"/>
                <w:left w:val="none" w:sz="0" w:space="0" w:color="auto"/>
                <w:bottom w:val="none" w:sz="0" w:space="0" w:color="auto"/>
                <w:right w:val="none" w:sz="0" w:space="0" w:color="auto"/>
              </w:divBdr>
            </w:div>
          </w:divsChild>
        </w:div>
        <w:div w:id="1151604336">
          <w:marLeft w:val="0"/>
          <w:marRight w:val="0"/>
          <w:marTop w:val="0"/>
          <w:marBottom w:val="0"/>
          <w:divBdr>
            <w:top w:val="none" w:sz="0" w:space="0" w:color="auto"/>
            <w:left w:val="none" w:sz="0" w:space="0" w:color="auto"/>
            <w:bottom w:val="none" w:sz="0" w:space="0" w:color="auto"/>
            <w:right w:val="none" w:sz="0" w:space="0" w:color="auto"/>
          </w:divBdr>
        </w:div>
        <w:div w:id="1933008089">
          <w:marLeft w:val="0"/>
          <w:marRight w:val="0"/>
          <w:marTop w:val="0"/>
          <w:marBottom w:val="0"/>
          <w:divBdr>
            <w:top w:val="none" w:sz="0" w:space="0" w:color="auto"/>
            <w:left w:val="none" w:sz="0" w:space="0" w:color="auto"/>
            <w:bottom w:val="none" w:sz="0" w:space="0" w:color="auto"/>
            <w:right w:val="none" w:sz="0" w:space="0" w:color="auto"/>
          </w:divBdr>
          <w:divsChild>
            <w:div w:id="1402949437">
              <w:marLeft w:val="0"/>
              <w:marRight w:val="0"/>
              <w:marTop w:val="0"/>
              <w:marBottom w:val="0"/>
              <w:divBdr>
                <w:top w:val="none" w:sz="0" w:space="0" w:color="auto"/>
                <w:left w:val="none" w:sz="0" w:space="0" w:color="auto"/>
                <w:bottom w:val="none" w:sz="0" w:space="0" w:color="auto"/>
                <w:right w:val="none" w:sz="0" w:space="0" w:color="auto"/>
              </w:divBdr>
            </w:div>
          </w:divsChild>
        </w:div>
        <w:div w:id="389769369">
          <w:marLeft w:val="0"/>
          <w:marRight w:val="0"/>
          <w:marTop w:val="0"/>
          <w:marBottom w:val="0"/>
          <w:divBdr>
            <w:top w:val="none" w:sz="0" w:space="0" w:color="auto"/>
            <w:left w:val="none" w:sz="0" w:space="0" w:color="auto"/>
            <w:bottom w:val="none" w:sz="0" w:space="0" w:color="auto"/>
            <w:right w:val="none" w:sz="0" w:space="0" w:color="auto"/>
          </w:divBdr>
        </w:div>
        <w:div w:id="265239241">
          <w:marLeft w:val="0"/>
          <w:marRight w:val="0"/>
          <w:marTop w:val="0"/>
          <w:marBottom w:val="0"/>
          <w:divBdr>
            <w:top w:val="none" w:sz="0" w:space="0" w:color="auto"/>
            <w:left w:val="none" w:sz="0" w:space="0" w:color="auto"/>
            <w:bottom w:val="none" w:sz="0" w:space="0" w:color="auto"/>
            <w:right w:val="none" w:sz="0" w:space="0" w:color="auto"/>
          </w:divBdr>
          <w:divsChild>
            <w:div w:id="1273393397">
              <w:marLeft w:val="0"/>
              <w:marRight w:val="0"/>
              <w:marTop w:val="0"/>
              <w:marBottom w:val="0"/>
              <w:divBdr>
                <w:top w:val="none" w:sz="0" w:space="0" w:color="auto"/>
                <w:left w:val="none" w:sz="0" w:space="0" w:color="auto"/>
                <w:bottom w:val="none" w:sz="0" w:space="0" w:color="auto"/>
                <w:right w:val="none" w:sz="0" w:space="0" w:color="auto"/>
              </w:divBdr>
            </w:div>
          </w:divsChild>
        </w:div>
        <w:div w:id="1021976133">
          <w:marLeft w:val="0"/>
          <w:marRight w:val="0"/>
          <w:marTop w:val="0"/>
          <w:marBottom w:val="0"/>
          <w:divBdr>
            <w:top w:val="none" w:sz="0" w:space="0" w:color="auto"/>
            <w:left w:val="none" w:sz="0" w:space="0" w:color="auto"/>
            <w:bottom w:val="none" w:sz="0" w:space="0" w:color="auto"/>
            <w:right w:val="none" w:sz="0" w:space="0" w:color="auto"/>
          </w:divBdr>
        </w:div>
        <w:div w:id="2013415321">
          <w:marLeft w:val="0"/>
          <w:marRight w:val="0"/>
          <w:marTop w:val="0"/>
          <w:marBottom w:val="0"/>
          <w:divBdr>
            <w:top w:val="none" w:sz="0" w:space="0" w:color="auto"/>
            <w:left w:val="none" w:sz="0" w:space="0" w:color="auto"/>
            <w:bottom w:val="none" w:sz="0" w:space="0" w:color="auto"/>
            <w:right w:val="none" w:sz="0" w:space="0" w:color="auto"/>
          </w:divBdr>
          <w:divsChild>
            <w:div w:id="1401444481">
              <w:marLeft w:val="0"/>
              <w:marRight w:val="0"/>
              <w:marTop w:val="0"/>
              <w:marBottom w:val="0"/>
              <w:divBdr>
                <w:top w:val="none" w:sz="0" w:space="0" w:color="auto"/>
                <w:left w:val="none" w:sz="0" w:space="0" w:color="auto"/>
                <w:bottom w:val="none" w:sz="0" w:space="0" w:color="auto"/>
                <w:right w:val="none" w:sz="0" w:space="0" w:color="auto"/>
              </w:divBdr>
            </w:div>
          </w:divsChild>
        </w:div>
        <w:div w:id="1342513060">
          <w:marLeft w:val="0"/>
          <w:marRight w:val="0"/>
          <w:marTop w:val="0"/>
          <w:marBottom w:val="0"/>
          <w:divBdr>
            <w:top w:val="none" w:sz="0" w:space="0" w:color="auto"/>
            <w:left w:val="none" w:sz="0" w:space="0" w:color="auto"/>
            <w:bottom w:val="none" w:sz="0" w:space="0" w:color="auto"/>
            <w:right w:val="none" w:sz="0" w:space="0" w:color="auto"/>
          </w:divBdr>
        </w:div>
        <w:div w:id="429080505">
          <w:marLeft w:val="0"/>
          <w:marRight w:val="0"/>
          <w:marTop w:val="0"/>
          <w:marBottom w:val="0"/>
          <w:divBdr>
            <w:top w:val="none" w:sz="0" w:space="0" w:color="auto"/>
            <w:left w:val="none" w:sz="0" w:space="0" w:color="auto"/>
            <w:bottom w:val="none" w:sz="0" w:space="0" w:color="auto"/>
            <w:right w:val="none" w:sz="0" w:space="0" w:color="auto"/>
          </w:divBdr>
          <w:divsChild>
            <w:div w:id="1928342401">
              <w:marLeft w:val="0"/>
              <w:marRight w:val="0"/>
              <w:marTop w:val="0"/>
              <w:marBottom w:val="0"/>
              <w:divBdr>
                <w:top w:val="none" w:sz="0" w:space="0" w:color="auto"/>
                <w:left w:val="none" w:sz="0" w:space="0" w:color="auto"/>
                <w:bottom w:val="none" w:sz="0" w:space="0" w:color="auto"/>
                <w:right w:val="none" w:sz="0" w:space="0" w:color="auto"/>
              </w:divBdr>
            </w:div>
          </w:divsChild>
        </w:div>
        <w:div w:id="605040266">
          <w:marLeft w:val="0"/>
          <w:marRight w:val="0"/>
          <w:marTop w:val="0"/>
          <w:marBottom w:val="0"/>
          <w:divBdr>
            <w:top w:val="none" w:sz="0" w:space="0" w:color="auto"/>
            <w:left w:val="none" w:sz="0" w:space="0" w:color="auto"/>
            <w:bottom w:val="none" w:sz="0" w:space="0" w:color="auto"/>
            <w:right w:val="none" w:sz="0" w:space="0" w:color="auto"/>
          </w:divBdr>
        </w:div>
        <w:div w:id="1934165132">
          <w:marLeft w:val="0"/>
          <w:marRight w:val="0"/>
          <w:marTop w:val="0"/>
          <w:marBottom w:val="0"/>
          <w:divBdr>
            <w:top w:val="none" w:sz="0" w:space="0" w:color="auto"/>
            <w:left w:val="none" w:sz="0" w:space="0" w:color="auto"/>
            <w:bottom w:val="none" w:sz="0" w:space="0" w:color="auto"/>
            <w:right w:val="none" w:sz="0" w:space="0" w:color="auto"/>
          </w:divBdr>
          <w:divsChild>
            <w:div w:id="146358213">
              <w:marLeft w:val="0"/>
              <w:marRight w:val="0"/>
              <w:marTop w:val="0"/>
              <w:marBottom w:val="0"/>
              <w:divBdr>
                <w:top w:val="none" w:sz="0" w:space="0" w:color="auto"/>
                <w:left w:val="none" w:sz="0" w:space="0" w:color="auto"/>
                <w:bottom w:val="none" w:sz="0" w:space="0" w:color="auto"/>
                <w:right w:val="none" w:sz="0" w:space="0" w:color="auto"/>
              </w:divBdr>
            </w:div>
          </w:divsChild>
        </w:div>
        <w:div w:id="1992442813">
          <w:marLeft w:val="0"/>
          <w:marRight w:val="0"/>
          <w:marTop w:val="0"/>
          <w:marBottom w:val="0"/>
          <w:divBdr>
            <w:top w:val="none" w:sz="0" w:space="0" w:color="auto"/>
            <w:left w:val="none" w:sz="0" w:space="0" w:color="auto"/>
            <w:bottom w:val="none" w:sz="0" w:space="0" w:color="auto"/>
            <w:right w:val="none" w:sz="0" w:space="0" w:color="auto"/>
          </w:divBdr>
        </w:div>
        <w:div w:id="2019428025">
          <w:marLeft w:val="0"/>
          <w:marRight w:val="0"/>
          <w:marTop w:val="0"/>
          <w:marBottom w:val="0"/>
          <w:divBdr>
            <w:top w:val="none" w:sz="0" w:space="0" w:color="auto"/>
            <w:left w:val="none" w:sz="0" w:space="0" w:color="auto"/>
            <w:bottom w:val="none" w:sz="0" w:space="0" w:color="auto"/>
            <w:right w:val="none" w:sz="0" w:space="0" w:color="auto"/>
          </w:divBdr>
          <w:divsChild>
            <w:div w:id="1242107144">
              <w:marLeft w:val="0"/>
              <w:marRight w:val="0"/>
              <w:marTop w:val="0"/>
              <w:marBottom w:val="0"/>
              <w:divBdr>
                <w:top w:val="none" w:sz="0" w:space="0" w:color="auto"/>
                <w:left w:val="none" w:sz="0" w:space="0" w:color="auto"/>
                <w:bottom w:val="none" w:sz="0" w:space="0" w:color="auto"/>
                <w:right w:val="none" w:sz="0" w:space="0" w:color="auto"/>
              </w:divBdr>
            </w:div>
          </w:divsChild>
        </w:div>
        <w:div w:id="1662386950">
          <w:marLeft w:val="0"/>
          <w:marRight w:val="0"/>
          <w:marTop w:val="0"/>
          <w:marBottom w:val="0"/>
          <w:divBdr>
            <w:top w:val="none" w:sz="0" w:space="0" w:color="auto"/>
            <w:left w:val="none" w:sz="0" w:space="0" w:color="auto"/>
            <w:bottom w:val="none" w:sz="0" w:space="0" w:color="auto"/>
            <w:right w:val="none" w:sz="0" w:space="0" w:color="auto"/>
          </w:divBdr>
        </w:div>
        <w:div w:id="229735359">
          <w:marLeft w:val="0"/>
          <w:marRight w:val="0"/>
          <w:marTop w:val="0"/>
          <w:marBottom w:val="0"/>
          <w:divBdr>
            <w:top w:val="none" w:sz="0" w:space="0" w:color="auto"/>
            <w:left w:val="none" w:sz="0" w:space="0" w:color="auto"/>
            <w:bottom w:val="none" w:sz="0" w:space="0" w:color="auto"/>
            <w:right w:val="none" w:sz="0" w:space="0" w:color="auto"/>
          </w:divBdr>
          <w:divsChild>
            <w:div w:id="336812933">
              <w:marLeft w:val="0"/>
              <w:marRight w:val="0"/>
              <w:marTop w:val="0"/>
              <w:marBottom w:val="0"/>
              <w:divBdr>
                <w:top w:val="none" w:sz="0" w:space="0" w:color="auto"/>
                <w:left w:val="none" w:sz="0" w:space="0" w:color="auto"/>
                <w:bottom w:val="none" w:sz="0" w:space="0" w:color="auto"/>
                <w:right w:val="none" w:sz="0" w:space="0" w:color="auto"/>
              </w:divBdr>
            </w:div>
          </w:divsChild>
        </w:div>
        <w:div w:id="188179428">
          <w:marLeft w:val="0"/>
          <w:marRight w:val="0"/>
          <w:marTop w:val="0"/>
          <w:marBottom w:val="0"/>
          <w:divBdr>
            <w:top w:val="none" w:sz="0" w:space="0" w:color="auto"/>
            <w:left w:val="none" w:sz="0" w:space="0" w:color="auto"/>
            <w:bottom w:val="none" w:sz="0" w:space="0" w:color="auto"/>
            <w:right w:val="none" w:sz="0" w:space="0" w:color="auto"/>
          </w:divBdr>
        </w:div>
        <w:div w:id="911693677">
          <w:marLeft w:val="0"/>
          <w:marRight w:val="0"/>
          <w:marTop w:val="0"/>
          <w:marBottom w:val="0"/>
          <w:divBdr>
            <w:top w:val="none" w:sz="0" w:space="0" w:color="auto"/>
            <w:left w:val="none" w:sz="0" w:space="0" w:color="auto"/>
            <w:bottom w:val="none" w:sz="0" w:space="0" w:color="auto"/>
            <w:right w:val="none" w:sz="0" w:space="0" w:color="auto"/>
          </w:divBdr>
          <w:divsChild>
            <w:div w:id="1518621847">
              <w:marLeft w:val="0"/>
              <w:marRight w:val="0"/>
              <w:marTop w:val="0"/>
              <w:marBottom w:val="0"/>
              <w:divBdr>
                <w:top w:val="none" w:sz="0" w:space="0" w:color="auto"/>
                <w:left w:val="none" w:sz="0" w:space="0" w:color="auto"/>
                <w:bottom w:val="none" w:sz="0" w:space="0" w:color="auto"/>
                <w:right w:val="none" w:sz="0" w:space="0" w:color="auto"/>
              </w:divBdr>
            </w:div>
          </w:divsChild>
        </w:div>
        <w:div w:id="527449590">
          <w:marLeft w:val="0"/>
          <w:marRight w:val="0"/>
          <w:marTop w:val="0"/>
          <w:marBottom w:val="0"/>
          <w:divBdr>
            <w:top w:val="none" w:sz="0" w:space="0" w:color="auto"/>
            <w:left w:val="none" w:sz="0" w:space="0" w:color="auto"/>
            <w:bottom w:val="none" w:sz="0" w:space="0" w:color="auto"/>
            <w:right w:val="none" w:sz="0" w:space="0" w:color="auto"/>
          </w:divBdr>
        </w:div>
        <w:div w:id="343826311">
          <w:marLeft w:val="0"/>
          <w:marRight w:val="0"/>
          <w:marTop w:val="0"/>
          <w:marBottom w:val="0"/>
          <w:divBdr>
            <w:top w:val="none" w:sz="0" w:space="0" w:color="auto"/>
            <w:left w:val="none" w:sz="0" w:space="0" w:color="auto"/>
            <w:bottom w:val="none" w:sz="0" w:space="0" w:color="auto"/>
            <w:right w:val="none" w:sz="0" w:space="0" w:color="auto"/>
          </w:divBdr>
          <w:divsChild>
            <w:div w:id="754206322">
              <w:marLeft w:val="0"/>
              <w:marRight w:val="0"/>
              <w:marTop w:val="0"/>
              <w:marBottom w:val="0"/>
              <w:divBdr>
                <w:top w:val="none" w:sz="0" w:space="0" w:color="auto"/>
                <w:left w:val="none" w:sz="0" w:space="0" w:color="auto"/>
                <w:bottom w:val="none" w:sz="0" w:space="0" w:color="auto"/>
                <w:right w:val="none" w:sz="0" w:space="0" w:color="auto"/>
              </w:divBdr>
            </w:div>
          </w:divsChild>
        </w:div>
        <w:div w:id="1380546053">
          <w:marLeft w:val="0"/>
          <w:marRight w:val="0"/>
          <w:marTop w:val="0"/>
          <w:marBottom w:val="0"/>
          <w:divBdr>
            <w:top w:val="none" w:sz="0" w:space="0" w:color="auto"/>
            <w:left w:val="none" w:sz="0" w:space="0" w:color="auto"/>
            <w:bottom w:val="none" w:sz="0" w:space="0" w:color="auto"/>
            <w:right w:val="none" w:sz="0" w:space="0" w:color="auto"/>
          </w:divBdr>
        </w:div>
        <w:div w:id="2020960638">
          <w:marLeft w:val="0"/>
          <w:marRight w:val="0"/>
          <w:marTop w:val="0"/>
          <w:marBottom w:val="0"/>
          <w:divBdr>
            <w:top w:val="none" w:sz="0" w:space="0" w:color="auto"/>
            <w:left w:val="none" w:sz="0" w:space="0" w:color="auto"/>
            <w:bottom w:val="none" w:sz="0" w:space="0" w:color="auto"/>
            <w:right w:val="none" w:sz="0" w:space="0" w:color="auto"/>
          </w:divBdr>
          <w:divsChild>
            <w:div w:id="1235776510">
              <w:marLeft w:val="0"/>
              <w:marRight w:val="0"/>
              <w:marTop w:val="0"/>
              <w:marBottom w:val="0"/>
              <w:divBdr>
                <w:top w:val="none" w:sz="0" w:space="0" w:color="auto"/>
                <w:left w:val="none" w:sz="0" w:space="0" w:color="auto"/>
                <w:bottom w:val="none" w:sz="0" w:space="0" w:color="auto"/>
                <w:right w:val="none" w:sz="0" w:space="0" w:color="auto"/>
              </w:divBdr>
            </w:div>
          </w:divsChild>
        </w:div>
        <w:div w:id="476730811">
          <w:marLeft w:val="0"/>
          <w:marRight w:val="0"/>
          <w:marTop w:val="0"/>
          <w:marBottom w:val="0"/>
          <w:divBdr>
            <w:top w:val="none" w:sz="0" w:space="0" w:color="auto"/>
            <w:left w:val="none" w:sz="0" w:space="0" w:color="auto"/>
            <w:bottom w:val="none" w:sz="0" w:space="0" w:color="auto"/>
            <w:right w:val="none" w:sz="0" w:space="0" w:color="auto"/>
          </w:divBdr>
        </w:div>
        <w:div w:id="1811677660">
          <w:marLeft w:val="0"/>
          <w:marRight w:val="0"/>
          <w:marTop w:val="0"/>
          <w:marBottom w:val="0"/>
          <w:divBdr>
            <w:top w:val="none" w:sz="0" w:space="0" w:color="auto"/>
            <w:left w:val="none" w:sz="0" w:space="0" w:color="auto"/>
            <w:bottom w:val="none" w:sz="0" w:space="0" w:color="auto"/>
            <w:right w:val="none" w:sz="0" w:space="0" w:color="auto"/>
          </w:divBdr>
          <w:divsChild>
            <w:div w:id="438069585">
              <w:marLeft w:val="0"/>
              <w:marRight w:val="0"/>
              <w:marTop w:val="0"/>
              <w:marBottom w:val="0"/>
              <w:divBdr>
                <w:top w:val="none" w:sz="0" w:space="0" w:color="auto"/>
                <w:left w:val="none" w:sz="0" w:space="0" w:color="auto"/>
                <w:bottom w:val="none" w:sz="0" w:space="0" w:color="auto"/>
                <w:right w:val="none" w:sz="0" w:space="0" w:color="auto"/>
              </w:divBdr>
            </w:div>
          </w:divsChild>
        </w:div>
        <w:div w:id="1443459359">
          <w:marLeft w:val="0"/>
          <w:marRight w:val="0"/>
          <w:marTop w:val="0"/>
          <w:marBottom w:val="0"/>
          <w:divBdr>
            <w:top w:val="none" w:sz="0" w:space="0" w:color="auto"/>
            <w:left w:val="none" w:sz="0" w:space="0" w:color="auto"/>
            <w:bottom w:val="none" w:sz="0" w:space="0" w:color="auto"/>
            <w:right w:val="none" w:sz="0" w:space="0" w:color="auto"/>
          </w:divBdr>
        </w:div>
        <w:div w:id="1148210193">
          <w:marLeft w:val="0"/>
          <w:marRight w:val="0"/>
          <w:marTop w:val="0"/>
          <w:marBottom w:val="0"/>
          <w:divBdr>
            <w:top w:val="none" w:sz="0" w:space="0" w:color="auto"/>
            <w:left w:val="none" w:sz="0" w:space="0" w:color="auto"/>
            <w:bottom w:val="none" w:sz="0" w:space="0" w:color="auto"/>
            <w:right w:val="none" w:sz="0" w:space="0" w:color="auto"/>
          </w:divBdr>
          <w:divsChild>
            <w:div w:id="12303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2709">
      <w:bodyDiv w:val="1"/>
      <w:marLeft w:val="0"/>
      <w:marRight w:val="0"/>
      <w:marTop w:val="0"/>
      <w:marBottom w:val="0"/>
      <w:divBdr>
        <w:top w:val="none" w:sz="0" w:space="0" w:color="auto"/>
        <w:left w:val="none" w:sz="0" w:space="0" w:color="auto"/>
        <w:bottom w:val="none" w:sz="0" w:space="0" w:color="auto"/>
        <w:right w:val="none" w:sz="0" w:space="0" w:color="auto"/>
      </w:divBdr>
      <w:divsChild>
        <w:div w:id="1234240220">
          <w:marLeft w:val="0"/>
          <w:marRight w:val="0"/>
          <w:marTop w:val="0"/>
          <w:marBottom w:val="0"/>
          <w:divBdr>
            <w:top w:val="none" w:sz="0" w:space="0" w:color="auto"/>
            <w:left w:val="none" w:sz="0" w:space="0" w:color="auto"/>
            <w:bottom w:val="none" w:sz="0" w:space="0" w:color="auto"/>
            <w:right w:val="none" w:sz="0" w:space="0" w:color="auto"/>
          </w:divBdr>
        </w:div>
        <w:div w:id="350962037">
          <w:marLeft w:val="0"/>
          <w:marRight w:val="0"/>
          <w:marTop w:val="0"/>
          <w:marBottom w:val="0"/>
          <w:divBdr>
            <w:top w:val="none" w:sz="0" w:space="0" w:color="auto"/>
            <w:left w:val="none" w:sz="0" w:space="0" w:color="auto"/>
            <w:bottom w:val="none" w:sz="0" w:space="0" w:color="auto"/>
            <w:right w:val="none" w:sz="0" w:space="0" w:color="auto"/>
          </w:divBdr>
          <w:divsChild>
            <w:div w:id="795611081">
              <w:marLeft w:val="0"/>
              <w:marRight w:val="0"/>
              <w:marTop w:val="0"/>
              <w:marBottom w:val="0"/>
              <w:divBdr>
                <w:top w:val="none" w:sz="0" w:space="0" w:color="auto"/>
                <w:left w:val="none" w:sz="0" w:space="0" w:color="auto"/>
                <w:bottom w:val="none" w:sz="0" w:space="0" w:color="auto"/>
                <w:right w:val="none" w:sz="0" w:space="0" w:color="auto"/>
              </w:divBdr>
            </w:div>
          </w:divsChild>
        </w:div>
        <w:div w:id="925841631">
          <w:marLeft w:val="0"/>
          <w:marRight w:val="0"/>
          <w:marTop w:val="0"/>
          <w:marBottom w:val="0"/>
          <w:divBdr>
            <w:top w:val="none" w:sz="0" w:space="0" w:color="auto"/>
            <w:left w:val="none" w:sz="0" w:space="0" w:color="auto"/>
            <w:bottom w:val="none" w:sz="0" w:space="0" w:color="auto"/>
            <w:right w:val="none" w:sz="0" w:space="0" w:color="auto"/>
          </w:divBdr>
        </w:div>
        <w:div w:id="1897740662">
          <w:marLeft w:val="0"/>
          <w:marRight w:val="0"/>
          <w:marTop w:val="0"/>
          <w:marBottom w:val="0"/>
          <w:divBdr>
            <w:top w:val="none" w:sz="0" w:space="0" w:color="auto"/>
            <w:left w:val="none" w:sz="0" w:space="0" w:color="auto"/>
            <w:bottom w:val="none" w:sz="0" w:space="0" w:color="auto"/>
            <w:right w:val="none" w:sz="0" w:space="0" w:color="auto"/>
          </w:divBdr>
          <w:divsChild>
            <w:div w:id="1711419755">
              <w:marLeft w:val="0"/>
              <w:marRight w:val="0"/>
              <w:marTop w:val="0"/>
              <w:marBottom w:val="0"/>
              <w:divBdr>
                <w:top w:val="none" w:sz="0" w:space="0" w:color="auto"/>
                <w:left w:val="none" w:sz="0" w:space="0" w:color="auto"/>
                <w:bottom w:val="none" w:sz="0" w:space="0" w:color="auto"/>
                <w:right w:val="none" w:sz="0" w:space="0" w:color="auto"/>
              </w:divBdr>
            </w:div>
          </w:divsChild>
        </w:div>
        <w:div w:id="2116554935">
          <w:marLeft w:val="0"/>
          <w:marRight w:val="0"/>
          <w:marTop w:val="0"/>
          <w:marBottom w:val="0"/>
          <w:divBdr>
            <w:top w:val="none" w:sz="0" w:space="0" w:color="auto"/>
            <w:left w:val="none" w:sz="0" w:space="0" w:color="auto"/>
            <w:bottom w:val="none" w:sz="0" w:space="0" w:color="auto"/>
            <w:right w:val="none" w:sz="0" w:space="0" w:color="auto"/>
          </w:divBdr>
        </w:div>
        <w:div w:id="1480608734">
          <w:marLeft w:val="0"/>
          <w:marRight w:val="0"/>
          <w:marTop w:val="0"/>
          <w:marBottom w:val="0"/>
          <w:divBdr>
            <w:top w:val="none" w:sz="0" w:space="0" w:color="auto"/>
            <w:left w:val="none" w:sz="0" w:space="0" w:color="auto"/>
            <w:bottom w:val="none" w:sz="0" w:space="0" w:color="auto"/>
            <w:right w:val="none" w:sz="0" w:space="0" w:color="auto"/>
          </w:divBdr>
          <w:divsChild>
            <w:div w:id="1450120946">
              <w:marLeft w:val="0"/>
              <w:marRight w:val="0"/>
              <w:marTop w:val="0"/>
              <w:marBottom w:val="0"/>
              <w:divBdr>
                <w:top w:val="none" w:sz="0" w:space="0" w:color="auto"/>
                <w:left w:val="none" w:sz="0" w:space="0" w:color="auto"/>
                <w:bottom w:val="none" w:sz="0" w:space="0" w:color="auto"/>
                <w:right w:val="none" w:sz="0" w:space="0" w:color="auto"/>
              </w:divBdr>
            </w:div>
          </w:divsChild>
        </w:div>
        <w:div w:id="276332439">
          <w:marLeft w:val="0"/>
          <w:marRight w:val="0"/>
          <w:marTop w:val="0"/>
          <w:marBottom w:val="0"/>
          <w:divBdr>
            <w:top w:val="none" w:sz="0" w:space="0" w:color="auto"/>
            <w:left w:val="none" w:sz="0" w:space="0" w:color="auto"/>
            <w:bottom w:val="none" w:sz="0" w:space="0" w:color="auto"/>
            <w:right w:val="none" w:sz="0" w:space="0" w:color="auto"/>
          </w:divBdr>
        </w:div>
        <w:div w:id="221716537">
          <w:marLeft w:val="0"/>
          <w:marRight w:val="0"/>
          <w:marTop w:val="0"/>
          <w:marBottom w:val="0"/>
          <w:divBdr>
            <w:top w:val="none" w:sz="0" w:space="0" w:color="auto"/>
            <w:left w:val="none" w:sz="0" w:space="0" w:color="auto"/>
            <w:bottom w:val="none" w:sz="0" w:space="0" w:color="auto"/>
            <w:right w:val="none" w:sz="0" w:space="0" w:color="auto"/>
          </w:divBdr>
          <w:divsChild>
            <w:div w:id="1779793235">
              <w:marLeft w:val="0"/>
              <w:marRight w:val="0"/>
              <w:marTop w:val="0"/>
              <w:marBottom w:val="0"/>
              <w:divBdr>
                <w:top w:val="none" w:sz="0" w:space="0" w:color="auto"/>
                <w:left w:val="none" w:sz="0" w:space="0" w:color="auto"/>
                <w:bottom w:val="none" w:sz="0" w:space="0" w:color="auto"/>
                <w:right w:val="none" w:sz="0" w:space="0" w:color="auto"/>
              </w:divBdr>
            </w:div>
          </w:divsChild>
        </w:div>
        <w:div w:id="720717072">
          <w:marLeft w:val="0"/>
          <w:marRight w:val="0"/>
          <w:marTop w:val="0"/>
          <w:marBottom w:val="0"/>
          <w:divBdr>
            <w:top w:val="none" w:sz="0" w:space="0" w:color="auto"/>
            <w:left w:val="none" w:sz="0" w:space="0" w:color="auto"/>
            <w:bottom w:val="none" w:sz="0" w:space="0" w:color="auto"/>
            <w:right w:val="none" w:sz="0" w:space="0" w:color="auto"/>
          </w:divBdr>
        </w:div>
        <w:div w:id="353581423">
          <w:marLeft w:val="0"/>
          <w:marRight w:val="0"/>
          <w:marTop w:val="0"/>
          <w:marBottom w:val="0"/>
          <w:divBdr>
            <w:top w:val="none" w:sz="0" w:space="0" w:color="auto"/>
            <w:left w:val="none" w:sz="0" w:space="0" w:color="auto"/>
            <w:bottom w:val="none" w:sz="0" w:space="0" w:color="auto"/>
            <w:right w:val="none" w:sz="0" w:space="0" w:color="auto"/>
          </w:divBdr>
          <w:divsChild>
            <w:div w:id="355546483">
              <w:marLeft w:val="0"/>
              <w:marRight w:val="0"/>
              <w:marTop w:val="0"/>
              <w:marBottom w:val="0"/>
              <w:divBdr>
                <w:top w:val="none" w:sz="0" w:space="0" w:color="auto"/>
                <w:left w:val="none" w:sz="0" w:space="0" w:color="auto"/>
                <w:bottom w:val="none" w:sz="0" w:space="0" w:color="auto"/>
                <w:right w:val="none" w:sz="0" w:space="0" w:color="auto"/>
              </w:divBdr>
            </w:div>
          </w:divsChild>
        </w:div>
        <w:div w:id="1869483392">
          <w:marLeft w:val="0"/>
          <w:marRight w:val="0"/>
          <w:marTop w:val="0"/>
          <w:marBottom w:val="0"/>
          <w:divBdr>
            <w:top w:val="none" w:sz="0" w:space="0" w:color="auto"/>
            <w:left w:val="none" w:sz="0" w:space="0" w:color="auto"/>
            <w:bottom w:val="none" w:sz="0" w:space="0" w:color="auto"/>
            <w:right w:val="none" w:sz="0" w:space="0" w:color="auto"/>
          </w:divBdr>
        </w:div>
        <w:div w:id="717165802">
          <w:marLeft w:val="0"/>
          <w:marRight w:val="0"/>
          <w:marTop w:val="0"/>
          <w:marBottom w:val="0"/>
          <w:divBdr>
            <w:top w:val="none" w:sz="0" w:space="0" w:color="auto"/>
            <w:left w:val="none" w:sz="0" w:space="0" w:color="auto"/>
            <w:bottom w:val="none" w:sz="0" w:space="0" w:color="auto"/>
            <w:right w:val="none" w:sz="0" w:space="0" w:color="auto"/>
          </w:divBdr>
          <w:divsChild>
            <w:div w:id="173442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7257">
      <w:bodyDiv w:val="1"/>
      <w:marLeft w:val="0"/>
      <w:marRight w:val="0"/>
      <w:marTop w:val="0"/>
      <w:marBottom w:val="0"/>
      <w:divBdr>
        <w:top w:val="none" w:sz="0" w:space="0" w:color="auto"/>
        <w:left w:val="none" w:sz="0" w:space="0" w:color="auto"/>
        <w:bottom w:val="none" w:sz="0" w:space="0" w:color="auto"/>
        <w:right w:val="none" w:sz="0" w:space="0" w:color="auto"/>
      </w:divBdr>
      <w:divsChild>
        <w:div w:id="1440487405">
          <w:marLeft w:val="0"/>
          <w:marRight w:val="0"/>
          <w:marTop w:val="0"/>
          <w:marBottom w:val="0"/>
          <w:divBdr>
            <w:top w:val="none" w:sz="0" w:space="0" w:color="auto"/>
            <w:left w:val="none" w:sz="0" w:space="0" w:color="auto"/>
            <w:bottom w:val="none" w:sz="0" w:space="0" w:color="auto"/>
            <w:right w:val="none" w:sz="0" w:space="0" w:color="auto"/>
          </w:divBdr>
        </w:div>
        <w:div w:id="465204737">
          <w:marLeft w:val="0"/>
          <w:marRight w:val="0"/>
          <w:marTop w:val="0"/>
          <w:marBottom w:val="0"/>
          <w:divBdr>
            <w:top w:val="none" w:sz="0" w:space="0" w:color="auto"/>
            <w:left w:val="none" w:sz="0" w:space="0" w:color="auto"/>
            <w:bottom w:val="none" w:sz="0" w:space="0" w:color="auto"/>
            <w:right w:val="none" w:sz="0" w:space="0" w:color="auto"/>
          </w:divBdr>
          <w:divsChild>
            <w:div w:id="2105152854">
              <w:marLeft w:val="0"/>
              <w:marRight w:val="0"/>
              <w:marTop w:val="0"/>
              <w:marBottom w:val="0"/>
              <w:divBdr>
                <w:top w:val="none" w:sz="0" w:space="0" w:color="auto"/>
                <w:left w:val="none" w:sz="0" w:space="0" w:color="auto"/>
                <w:bottom w:val="none" w:sz="0" w:space="0" w:color="auto"/>
                <w:right w:val="none" w:sz="0" w:space="0" w:color="auto"/>
              </w:divBdr>
            </w:div>
          </w:divsChild>
        </w:div>
        <w:div w:id="655573217">
          <w:marLeft w:val="0"/>
          <w:marRight w:val="0"/>
          <w:marTop w:val="0"/>
          <w:marBottom w:val="0"/>
          <w:divBdr>
            <w:top w:val="none" w:sz="0" w:space="0" w:color="auto"/>
            <w:left w:val="none" w:sz="0" w:space="0" w:color="auto"/>
            <w:bottom w:val="none" w:sz="0" w:space="0" w:color="auto"/>
            <w:right w:val="none" w:sz="0" w:space="0" w:color="auto"/>
          </w:divBdr>
        </w:div>
        <w:div w:id="285622057">
          <w:marLeft w:val="0"/>
          <w:marRight w:val="0"/>
          <w:marTop w:val="0"/>
          <w:marBottom w:val="0"/>
          <w:divBdr>
            <w:top w:val="none" w:sz="0" w:space="0" w:color="auto"/>
            <w:left w:val="none" w:sz="0" w:space="0" w:color="auto"/>
            <w:bottom w:val="none" w:sz="0" w:space="0" w:color="auto"/>
            <w:right w:val="none" w:sz="0" w:space="0" w:color="auto"/>
          </w:divBdr>
          <w:divsChild>
            <w:div w:id="257295471">
              <w:marLeft w:val="0"/>
              <w:marRight w:val="0"/>
              <w:marTop w:val="0"/>
              <w:marBottom w:val="0"/>
              <w:divBdr>
                <w:top w:val="none" w:sz="0" w:space="0" w:color="auto"/>
                <w:left w:val="none" w:sz="0" w:space="0" w:color="auto"/>
                <w:bottom w:val="none" w:sz="0" w:space="0" w:color="auto"/>
                <w:right w:val="none" w:sz="0" w:space="0" w:color="auto"/>
              </w:divBdr>
            </w:div>
          </w:divsChild>
        </w:div>
        <w:div w:id="534390653">
          <w:marLeft w:val="0"/>
          <w:marRight w:val="0"/>
          <w:marTop w:val="0"/>
          <w:marBottom w:val="0"/>
          <w:divBdr>
            <w:top w:val="none" w:sz="0" w:space="0" w:color="auto"/>
            <w:left w:val="none" w:sz="0" w:space="0" w:color="auto"/>
            <w:bottom w:val="none" w:sz="0" w:space="0" w:color="auto"/>
            <w:right w:val="none" w:sz="0" w:space="0" w:color="auto"/>
          </w:divBdr>
        </w:div>
        <w:div w:id="2100830245">
          <w:marLeft w:val="0"/>
          <w:marRight w:val="0"/>
          <w:marTop w:val="0"/>
          <w:marBottom w:val="0"/>
          <w:divBdr>
            <w:top w:val="none" w:sz="0" w:space="0" w:color="auto"/>
            <w:left w:val="none" w:sz="0" w:space="0" w:color="auto"/>
            <w:bottom w:val="none" w:sz="0" w:space="0" w:color="auto"/>
            <w:right w:val="none" w:sz="0" w:space="0" w:color="auto"/>
          </w:divBdr>
          <w:divsChild>
            <w:div w:id="1763645251">
              <w:marLeft w:val="0"/>
              <w:marRight w:val="0"/>
              <w:marTop w:val="0"/>
              <w:marBottom w:val="0"/>
              <w:divBdr>
                <w:top w:val="none" w:sz="0" w:space="0" w:color="auto"/>
                <w:left w:val="none" w:sz="0" w:space="0" w:color="auto"/>
                <w:bottom w:val="none" w:sz="0" w:space="0" w:color="auto"/>
                <w:right w:val="none" w:sz="0" w:space="0" w:color="auto"/>
              </w:divBdr>
            </w:div>
          </w:divsChild>
        </w:div>
        <w:div w:id="1335650839">
          <w:marLeft w:val="0"/>
          <w:marRight w:val="0"/>
          <w:marTop w:val="0"/>
          <w:marBottom w:val="0"/>
          <w:divBdr>
            <w:top w:val="none" w:sz="0" w:space="0" w:color="auto"/>
            <w:left w:val="none" w:sz="0" w:space="0" w:color="auto"/>
            <w:bottom w:val="none" w:sz="0" w:space="0" w:color="auto"/>
            <w:right w:val="none" w:sz="0" w:space="0" w:color="auto"/>
          </w:divBdr>
        </w:div>
        <w:div w:id="1740519891">
          <w:marLeft w:val="0"/>
          <w:marRight w:val="0"/>
          <w:marTop w:val="0"/>
          <w:marBottom w:val="0"/>
          <w:divBdr>
            <w:top w:val="none" w:sz="0" w:space="0" w:color="auto"/>
            <w:left w:val="none" w:sz="0" w:space="0" w:color="auto"/>
            <w:bottom w:val="none" w:sz="0" w:space="0" w:color="auto"/>
            <w:right w:val="none" w:sz="0" w:space="0" w:color="auto"/>
          </w:divBdr>
          <w:divsChild>
            <w:div w:id="721054146">
              <w:marLeft w:val="0"/>
              <w:marRight w:val="0"/>
              <w:marTop w:val="0"/>
              <w:marBottom w:val="0"/>
              <w:divBdr>
                <w:top w:val="none" w:sz="0" w:space="0" w:color="auto"/>
                <w:left w:val="none" w:sz="0" w:space="0" w:color="auto"/>
                <w:bottom w:val="none" w:sz="0" w:space="0" w:color="auto"/>
                <w:right w:val="none" w:sz="0" w:space="0" w:color="auto"/>
              </w:divBdr>
            </w:div>
          </w:divsChild>
        </w:div>
        <w:div w:id="1753698256">
          <w:marLeft w:val="0"/>
          <w:marRight w:val="0"/>
          <w:marTop w:val="0"/>
          <w:marBottom w:val="0"/>
          <w:divBdr>
            <w:top w:val="none" w:sz="0" w:space="0" w:color="auto"/>
            <w:left w:val="none" w:sz="0" w:space="0" w:color="auto"/>
            <w:bottom w:val="none" w:sz="0" w:space="0" w:color="auto"/>
            <w:right w:val="none" w:sz="0" w:space="0" w:color="auto"/>
          </w:divBdr>
        </w:div>
        <w:div w:id="2124612754">
          <w:marLeft w:val="0"/>
          <w:marRight w:val="0"/>
          <w:marTop w:val="0"/>
          <w:marBottom w:val="0"/>
          <w:divBdr>
            <w:top w:val="none" w:sz="0" w:space="0" w:color="auto"/>
            <w:left w:val="none" w:sz="0" w:space="0" w:color="auto"/>
            <w:bottom w:val="none" w:sz="0" w:space="0" w:color="auto"/>
            <w:right w:val="none" w:sz="0" w:space="0" w:color="auto"/>
          </w:divBdr>
          <w:divsChild>
            <w:div w:id="1830831596">
              <w:marLeft w:val="0"/>
              <w:marRight w:val="0"/>
              <w:marTop w:val="0"/>
              <w:marBottom w:val="0"/>
              <w:divBdr>
                <w:top w:val="none" w:sz="0" w:space="0" w:color="auto"/>
                <w:left w:val="none" w:sz="0" w:space="0" w:color="auto"/>
                <w:bottom w:val="none" w:sz="0" w:space="0" w:color="auto"/>
                <w:right w:val="none" w:sz="0" w:space="0" w:color="auto"/>
              </w:divBdr>
            </w:div>
          </w:divsChild>
        </w:div>
        <w:div w:id="1340155991">
          <w:marLeft w:val="0"/>
          <w:marRight w:val="0"/>
          <w:marTop w:val="0"/>
          <w:marBottom w:val="0"/>
          <w:divBdr>
            <w:top w:val="none" w:sz="0" w:space="0" w:color="auto"/>
            <w:left w:val="none" w:sz="0" w:space="0" w:color="auto"/>
            <w:bottom w:val="none" w:sz="0" w:space="0" w:color="auto"/>
            <w:right w:val="none" w:sz="0" w:space="0" w:color="auto"/>
          </w:divBdr>
        </w:div>
        <w:div w:id="2135056900">
          <w:marLeft w:val="0"/>
          <w:marRight w:val="0"/>
          <w:marTop w:val="0"/>
          <w:marBottom w:val="0"/>
          <w:divBdr>
            <w:top w:val="none" w:sz="0" w:space="0" w:color="auto"/>
            <w:left w:val="none" w:sz="0" w:space="0" w:color="auto"/>
            <w:bottom w:val="none" w:sz="0" w:space="0" w:color="auto"/>
            <w:right w:val="none" w:sz="0" w:space="0" w:color="auto"/>
          </w:divBdr>
          <w:divsChild>
            <w:div w:id="823667541">
              <w:marLeft w:val="0"/>
              <w:marRight w:val="0"/>
              <w:marTop w:val="0"/>
              <w:marBottom w:val="0"/>
              <w:divBdr>
                <w:top w:val="none" w:sz="0" w:space="0" w:color="auto"/>
                <w:left w:val="none" w:sz="0" w:space="0" w:color="auto"/>
                <w:bottom w:val="none" w:sz="0" w:space="0" w:color="auto"/>
                <w:right w:val="none" w:sz="0" w:space="0" w:color="auto"/>
              </w:divBdr>
            </w:div>
          </w:divsChild>
        </w:div>
        <w:div w:id="1260406454">
          <w:marLeft w:val="0"/>
          <w:marRight w:val="0"/>
          <w:marTop w:val="0"/>
          <w:marBottom w:val="0"/>
          <w:divBdr>
            <w:top w:val="none" w:sz="0" w:space="0" w:color="auto"/>
            <w:left w:val="none" w:sz="0" w:space="0" w:color="auto"/>
            <w:bottom w:val="none" w:sz="0" w:space="0" w:color="auto"/>
            <w:right w:val="none" w:sz="0" w:space="0" w:color="auto"/>
          </w:divBdr>
        </w:div>
        <w:div w:id="1380324679">
          <w:marLeft w:val="0"/>
          <w:marRight w:val="0"/>
          <w:marTop w:val="0"/>
          <w:marBottom w:val="0"/>
          <w:divBdr>
            <w:top w:val="none" w:sz="0" w:space="0" w:color="auto"/>
            <w:left w:val="none" w:sz="0" w:space="0" w:color="auto"/>
            <w:bottom w:val="none" w:sz="0" w:space="0" w:color="auto"/>
            <w:right w:val="none" w:sz="0" w:space="0" w:color="auto"/>
          </w:divBdr>
          <w:divsChild>
            <w:div w:id="1078863069">
              <w:marLeft w:val="0"/>
              <w:marRight w:val="0"/>
              <w:marTop w:val="0"/>
              <w:marBottom w:val="0"/>
              <w:divBdr>
                <w:top w:val="none" w:sz="0" w:space="0" w:color="auto"/>
                <w:left w:val="none" w:sz="0" w:space="0" w:color="auto"/>
                <w:bottom w:val="none" w:sz="0" w:space="0" w:color="auto"/>
                <w:right w:val="none" w:sz="0" w:space="0" w:color="auto"/>
              </w:divBdr>
            </w:div>
          </w:divsChild>
        </w:div>
        <w:div w:id="1395198970">
          <w:marLeft w:val="0"/>
          <w:marRight w:val="0"/>
          <w:marTop w:val="0"/>
          <w:marBottom w:val="0"/>
          <w:divBdr>
            <w:top w:val="none" w:sz="0" w:space="0" w:color="auto"/>
            <w:left w:val="none" w:sz="0" w:space="0" w:color="auto"/>
            <w:bottom w:val="none" w:sz="0" w:space="0" w:color="auto"/>
            <w:right w:val="none" w:sz="0" w:space="0" w:color="auto"/>
          </w:divBdr>
        </w:div>
        <w:div w:id="1450054621">
          <w:marLeft w:val="0"/>
          <w:marRight w:val="0"/>
          <w:marTop w:val="0"/>
          <w:marBottom w:val="0"/>
          <w:divBdr>
            <w:top w:val="none" w:sz="0" w:space="0" w:color="auto"/>
            <w:left w:val="none" w:sz="0" w:space="0" w:color="auto"/>
            <w:bottom w:val="none" w:sz="0" w:space="0" w:color="auto"/>
            <w:right w:val="none" w:sz="0" w:space="0" w:color="auto"/>
          </w:divBdr>
          <w:divsChild>
            <w:div w:id="285354426">
              <w:marLeft w:val="0"/>
              <w:marRight w:val="0"/>
              <w:marTop w:val="0"/>
              <w:marBottom w:val="0"/>
              <w:divBdr>
                <w:top w:val="none" w:sz="0" w:space="0" w:color="auto"/>
                <w:left w:val="none" w:sz="0" w:space="0" w:color="auto"/>
                <w:bottom w:val="none" w:sz="0" w:space="0" w:color="auto"/>
                <w:right w:val="none" w:sz="0" w:space="0" w:color="auto"/>
              </w:divBdr>
            </w:div>
          </w:divsChild>
        </w:div>
        <w:div w:id="93402913">
          <w:marLeft w:val="0"/>
          <w:marRight w:val="0"/>
          <w:marTop w:val="0"/>
          <w:marBottom w:val="0"/>
          <w:divBdr>
            <w:top w:val="none" w:sz="0" w:space="0" w:color="auto"/>
            <w:left w:val="none" w:sz="0" w:space="0" w:color="auto"/>
            <w:bottom w:val="none" w:sz="0" w:space="0" w:color="auto"/>
            <w:right w:val="none" w:sz="0" w:space="0" w:color="auto"/>
          </w:divBdr>
        </w:div>
        <w:div w:id="374278866">
          <w:marLeft w:val="0"/>
          <w:marRight w:val="0"/>
          <w:marTop w:val="0"/>
          <w:marBottom w:val="0"/>
          <w:divBdr>
            <w:top w:val="none" w:sz="0" w:space="0" w:color="auto"/>
            <w:left w:val="none" w:sz="0" w:space="0" w:color="auto"/>
            <w:bottom w:val="none" w:sz="0" w:space="0" w:color="auto"/>
            <w:right w:val="none" w:sz="0" w:space="0" w:color="auto"/>
          </w:divBdr>
          <w:divsChild>
            <w:div w:id="212620184">
              <w:marLeft w:val="0"/>
              <w:marRight w:val="0"/>
              <w:marTop w:val="0"/>
              <w:marBottom w:val="0"/>
              <w:divBdr>
                <w:top w:val="none" w:sz="0" w:space="0" w:color="auto"/>
                <w:left w:val="none" w:sz="0" w:space="0" w:color="auto"/>
                <w:bottom w:val="none" w:sz="0" w:space="0" w:color="auto"/>
                <w:right w:val="none" w:sz="0" w:space="0" w:color="auto"/>
              </w:divBdr>
            </w:div>
          </w:divsChild>
        </w:div>
        <w:div w:id="587689595">
          <w:marLeft w:val="0"/>
          <w:marRight w:val="0"/>
          <w:marTop w:val="0"/>
          <w:marBottom w:val="0"/>
          <w:divBdr>
            <w:top w:val="none" w:sz="0" w:space="0" w:color="auto"/>
            <w:left w:val="none" w:sz="0" w:space="0" w:color="auto"/>
            <w:bottom w:val="none" w:sz="0" w:space="0" w:color="auto"/>
            <w:right w:val="none" w:sz="0" w:space="0" w:color="auto"/>
          </w:divBdr>
        </w:div>
        <w:div w:id="504632972">
          <w:marLeft w:val="0"/>
          <w:marRight w:val="0"/>
          <w:marTop w:val="0"/>
          <w:marBottom w:val="0"/>
          <w:divBdr>
            <w:top w:val="none" w:sz="0" w:space="0" w:color="auto"/>
            <w:left w:val="none" w:sz="0" w:space="0" w:color="auto"/>
            <w:bottom w:val="none" w:sz="0" w:space="0" w:color="auto"/>
            <w:right w:val="none" w:sz="0" w:space="0" w:color="auto"/>
          </w:divBdr>
          <w:divsChild>
            <w:div w:id="390736850">
              <w:marLeft w:val="0"/>
              <w:marRight w:val="0"/>
              <w:marTop w:val="0"/>
              <w:marBottom w:val="0"/>
              <w:divBdr>
                <w:top w:val="none" w:sz="0" w:space="0" w:color="auto"/>
                <w:left w:val="none" w:sz="0" w:space="0" w:color="auto"/>
                <w:bottom w:val="none" w:sz="0" w:space="0" w:color="auto"/>
                <w:right w:val="none" w:sz="0" w:space="0" w:color="auto"/>
              </w:divBdr>
            </w:div>
          </w:divsChild>
        </w:div>
        <w:div w:id="2143881312">
          <w:marLeft w:val="0"/>
          <w:marRight w:val="0"/>
          <w:marTop w:val="0"/>
          <w:marBottom w:val="0"/>
          <w:divBdr>
            <w:top w:val="none" w:sz="0" w:space="0" w:color="auto"/>
            <w:left w:val="none" w:sz="0" w:space="0" w:color="auto"/>
            <w:bottom w:val="none" w:sz="0" w:space="0" w:color="auto"/>
            <w:right w:val="none" w:sz="0" w:space="0" w:color="auto"/>
          </w:divBdr>
        </w:div>
        <w:div w:id="2008246679">
          <w:marLeft w:val="0"/>
          <w:marRight w:val="0"/>
          <w:marTop w:val="0"/>
          <w:marBottom w:val="0"/>
          <w:divBdr>
            <w:top w:val="none" w:sz="0" w:space="0" w:color="auto"/>
            <w:left w:val="none" w:sz="0" w:space="0" w:color="auto"/>
            <w:bottom w:val="none" w:sz="0" w:space="0" w:color="auto"/>
            <w:right w:val="none" w:sz="0" w:space="0" w:color="auto"/>
          </w:divBdr>
          <w:divsChild>
            <w:div w:id="1624655033">
              <w:marLeft w:val="0"/>
              <w:marRight w:val="0"/>
              <w:marTop w:val="0"/>
              <w:marBottom w:val="0"/>
              <w:divBdr>
                <w:top w:val="none" w:sz="0" w:space="0" w:color="auto"/>
                <w:left w:val="none" w:sz="0" w:space="0" w:color="auto"/>
                <w:bottom w:val="none" w:sz="0" w:space="0" w:color="auto"/>
                <w:right w:val="none" w:sz="0" w:space="0" w:color="auto"/>
              </w:divBdr>
            </w:div>
          </w:divsChild>
        </w:div>
        <w:div w:id="1918251220">
          <w:marLeft w:val="0"/>
          <w:marRight w:val="0"/>
          <w:marTop w:val="0"/>
          <w:marBottom w:val="0"/>
          <w:divBdr>
            <w:top w:val="none" w:sz="0" w:space="0" w:color="auto"/>
            <w:left w:val="none" w:sz="0" w:space="0" w:color="auto"/>
            <w:bottom w:val="none" w:sz="0" w:space="0" w:color="auto"/>
            <w:right w:val="none" w:sz="0" w:space="0" w:color="auto"/>
          </w:divBdr>
        </w:div>
        <w:div w:id="1792557436">
          <w:marLeft w:val="0"/>
          <w:marRight w:val="0"/>
          <w:marTop w:val="0"/>
          <w:marBottom w:val="0"/>
          <w:divBdr>
            <w:top w:val="none" w:sz="0" w:space="0" w:color="auto"/>
            <w:left w:val="none" w:sz="0" w:space="0" w:color="auto"/>
            <w:bottom w:val="none" w:sz="0" w:space="0" w:color="auto"/>
            <w:right w:val="none" w:sz="0" w:space="0" w:color="auto"/>
          </w:divBdr>
          <w:divsChild>
            <w:div w:id="1316452423">
              <w:marLeft w:val="0"/>
              <w:marRight w:val="0"/>
              <w:marTop w:val="0"/>
              <w:marBottom w:val="0"/>
              <w:divBdr>
                <w:top w:val="none" w:sz="0" w:space="0" w:color="auto"/>
                <w:left w:val="none" w:sz="0" w:space="0" w:color="auto"/>
                <w:bottom w:val="none" w:sz="0" w:space="0" w:color="auto"/>
                <w:right w:val="none" w:sz="0" w:space="0" w:color="auto"/>
              </w:divBdr>
            </w:div>
          </w:divsChild>
        </w:div>
        <w:div w:id="1048528058">
          <w:marLeft w:val="0"/>
          <w:marRight w:val="0"/>
          <w:marTop w:val="0"/>
          <w:marBottom w:val="0"/>
          <w:divBdr>
            <w:top w:val="none" w:sz="0" w:space="0" w:color="auto"/>
            <w:left w:val="none" w:sz="0" w:space="0" w:color="auto"/>
            <w:bottom w:val="none" w:sz="0" w:space="0" w:color="auto"/>
            <w:right w:val="none" w:sz="0" w:space="0" w:color="auto"/>
          </w:divBdr>
        </w:div>
        <w:div w:id="374743971">
          <w:marLeft w:val="0"/>
          <w:marRight w:val="0"/>
          <w:marTop w:val="0"/>
          <w:marBottom w:val="0"/>
          <w:divBdr>
            <w:top w:val="none" w:sz="0" w:space="0" w:color="auto"/>
            <w:left w:val="none" w:sz="0" w:space="0" w:color="auto"/>
            <w:bottom w:val="none" w:sz="0" w:space="0" w:color="auto"/>
            <w:right w:val="none" w:sz="0" w:space="0" w:color="auto"/>
          </w:divBdr>
          <w:divsChild>
            <w:div w:id="1035958314">
              <w:marLeft w:val="0"/>
              <w:marRight w:val="0"/>
              <w:marTop w:val="0"/>
              <w:marBottom w:val="0"/>
              <w:divBdr>
                <w:top w:val="none" w:sz="0" w:space="0" w:color="auto"/>
                <w:left w:val="none" w:sz="0" w:space="0" w:color="auto"/>
                <w:bottom w:val="none" w:sz="0" w:space="0" w:color="auto"/>
                <w:right w:val="none" w:sz="0" w:space="0" w:color="auto"/>
              </w:divBdr>
            </w:div>
          </w:divsChild>
        </w:div>
        <w:div w:id="1058742940">
          <w:marLeft w:val="0"/>
          <w:marRight w:val="0"/>
          <w:marTop w:val="0"/>
          <w:marBottom w:val="0"/>
          <w:divBdr>
            <w:top w:val="none" w:sz="0" w:space="0" w:color="auto"/>
            <w:left w:val="none" w:sz="0" w:space="0" w:color="auto"/>
            <w:bottom w:val="none" w:sz="0" w:space="0" w:color="auto"/>
            <w:right w:val="none" w:sz="0" w:space="0" w:color="auto"/>
          </w:divBdr>
        </w:div>
        <w:div w:id="904993250">
          <w:marLeft w:val="0"/>
          <w:marRight w:val="0"/>
          <w:marTop w:val="0"/>
          <w:marBottom w:val="0"/>
          <w:divBdr>
            <w:top w:val="none" w:sz="0" w:space="0" w:color="auto"/>
            <w:left w:val="none" w:sz="0" w:space="0" w:color="auto"/>
            <w:bottom w:val="none" w:sz="0" w:space="0" w:color="auto"/>
            <w:right w:val="none" w:sz="0" w:space="0" w:color="auto"/>
          </w:divBdr>
          <w:divsChild>
            <w:div w:id="1528330997">
              <w:marLeft w:val="0"/>
              <w:marRight w:val="0"/>
              <w:marTop w:val="0"/>
              <w:marBottom w:val="0"/>
              <w:divBdr>
                <w:top w:val="none" w:sz="0" w:space="0" w:color="auto"/>
                <w:left w:val="none" w:sz="0" w:space="0" w:color="auto"/>
                <w:bottom w:val="none" w:sz="0" w:space="0" w:color="auto"/>
                <w:right w:val="none" w:sz="0" w:space="0" w:color="auto"/>
              </w:divBdr>
            </w:div>
          </w:divsChild>
        </w:div>
        <w:div w:id="1871920365">
          <w:marLeft w:val="0"/>
          <w:marRight w:val="0"/>
          <w:marTop w:val="0"/>
          <w:marBottom w:val="0"/>
          <w:divBdr>
            <w:top w:val="none" w:sz="0" w:space="0" w:color="auto"/>
            <w:left w:val="none" w:sz="0" w:space="0" w:color="auto"/>
            <w:bottom w:val="none" w:sz="0" w:space="0" w:color="auto"/>
            <w:right w:val="none" w:sz="0" w:space="0" w:color="auto"/>
          </w:divBdr>
        </w:div>
        <w:div w:id="210265518">
          <w:marLeft w:val="0"/>
          <w:marRight w:val="0"/>
          <w:marTop w:val="0"/>
          <w:marBottom w:val="0"/>
          <w:divBdr>
            <w:top w:val="none" w:sz="0" w:space="0" w:color="auto"/>
            <w:left w:val="none" w:sz="0" w:space="0" w:color="auto"/>
            <w:bottom w:val="none" w:sz="0" w:space="0" w:color="auto"/>
            <w:right w:val="none" w:sz="0" w:space="0" w:color="auto"/>
          </w:divBdr>
          <w:divsChild>
            <w:div w:id="154895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0327">
      <w:bodyDiv w:val="1"/>
      <w:marLeft w:val="0"/>
      <w:marRight w:val="0"/>
      <w:marTop w:val="0"/>
      <w:marBottom w:val="0"/>
      <w:divBdr>
        <w:top w:val="none" w:sz="0" w:space="0" w:color="auto"/>
        <w:left w:val="none" w:sz="0" w:space="0" w:color="auto"/>
        <w:bottom w:val="none" w:sz="0" w:space="0" w:color="auto"/>
        <w:right w:val="none" w:sz="0" w:space="0" w:color="auto"/>
      </w:divBdr>
      <w:divsChild>
        <w:div w:id="673217319">
          <w:marLeft w:val="0"/>
          <w:marRight w:val="0"/>
          <w:marTop w:val="0"/>
          <w:marBottom w:val="0"/>
          <w:divBdr>
            <w:top w:val="none" w:sz="0" w:space="0" w:color="auto"/>
            <w:left w:val="none" w:sz="0" w:space="0" w:color="auto"/>
            <w:bottom w:val="none" w:sz="0" w:space="0" w:color="auto"/>
            <w:right w:val="none" w:sz="0" w:space="0" w:color="auto"/>
          </w:divBdr>
        </w:div>
        <w:div w:id="630749364">
          <w:marLeft w:val="0"/>
          <w:marRight w:val="0"/>
          <w:marTop w:val="0"/>
          <w:marBottom w:val="0"/>
          <w:divBdr>
            <w:top w:val="none" w:sz="0" w:space="0" w:color="auto"/>
            <w:left w:val="none" w:sz="0" w:space="0" w:color="auto"/>
            <w:bottom w:val="none" w:sz="0" w:space="0" w:color="auto"/>
            <w:right w:val="none" w:sz="0" w:space="0" w:color="auto"/>
          </w:divBdr>
          <w:divsChild>
            <w:div w:id="1158231044">
              <w:marLeft w:val="0"/>
              <w:marRight w:val="0"/>
              <w:marTop w:val="0"/>
              <w:marBottom w:val="0"/>
              <w:divBdr>
                <w:top w:val="none" w:sz="0" w:space="0" w:color="auto"/>
                <w:left w:val="none" w:sz="0" w:space="0" w:color="auto"/>
                <w:bottom w:val="none" w:sz="0" w:space="0" w:color="auto"/>
                <w:right w:val="none" w:sz="0" w:space="0" w:color="auto"/>
              </w:divBdr>
            </w:div>
          </w:divsChild>
        </w:div>
        <w:div w:id="902182696">
          <w:marLeft w:val="0"/>
          <w:marRight w:val="0"/>
          <w:marTop w:val="0"/>
          <w:marBottom w:val="0"/>
          <w:divBdr>
            <w:top w:val="none" w:sz="0" w:space="0" w:color="auto"/>
            <w:left w:val="none" w:sz="0" w:space="0" w:color="auto"/>
            <w:bottom w:val="none" w:sz="0" w:space="0" w:color="auto"/>
            <w:right w:val="none" w:sz="0" w:space="0" w:color="auto"/>
          </w:divBdr>
        </w:div>
        <w:div w:id="788016488">
          <w:marLeft w:val="0"/>
          <w:marRight w:val="0"/>
          <w:marTop w:val="0"/>
          <w:marBottom w:val="0"/>
          <w:divBdr>
            <w:top w:val="none" w:sz="0" w:space="0" w:color="auto"/>
            <w:left w:val="none" w:sz="0" w:space="0" w:color="auto"/>
            <w:bottom w:val="none" w:sz="0" w:space="0" w:color="auto"/>
            <w:right w:val="none" w:sz="0" w:space="0" w:color="auto"/>
          </w:divBdr>
          <w:divsChild>
            <w:div w:id="321203561">
              <w:marLeft w:val="0"/>
              <w:marRight w:val="0"/>
              <w:marTop w:val="0"/>
              <w:marBottom w:val="0"/>
              <w:divBdr>
                <w:top w:val="none" w:sz="0" w:space="0" w:color="auto"/>
                <w:left w:val="none" w:sz="0" w:space="0" w:color="auto"/>
                <w:bottom w:val="none" w:sz="0" w:space="0" w:color="auto"/>
                <w:right w:val="none" w:sz="0" w:space="0" w:color="auto"/>
              </w:divBdr>
            </w:div>
          </w:divsChild>
        </w:div>
        <w:div w:id="2112311962">
          <w:marLeft w:val="0"/>
          <w:marRight w:val="0"/>
          <w:marTop w:val="0"/>
          <w:marBottom w:val="0"/>
          <w:divBdr>
            <w:top w:val="none" w:sz="0" w:space="0" w:color="auto"/>
            <w:left w:val="none" w:sz="0" w:space="0" w:color="auto"/>
            <w:bottom w:val="none" w:sz="0" w:space="0" w:color="auto"/>
            <w:right w:val="none" w:sz="0" w:space="0" w:color="auto"/>
          </w:divBdr>
        </w:div>
        <w:div w:id="885142399">
          <w:marLeft w:val="0"/>
          <w:marRight w:val="0"/>
          <w:marTop w:val="0"/>
          <w:marBottom w:val="0"/>
          <w:divBdr>
            <w:top w:val="none" w:sz="0" w:space="0" w:color="auto"/>
            <w:left w:val="none" w:sz="0" w:space="0" w:color="auto"/>
            <w:bottom w:val="none" w:sz="0" w:space="0" w:color="auto"/>
            <w:right w:val="none" w:sz="0" w:space="0" w:color="auto"/>
          </w:divBdr>
          <w:divsChild>
            <w:div w:id="1862282791">
              <w:marLeft w:val="0"/>
              <w:marRight w:val="0"/>
              <w:marTop w:val="0"/>
              <w:marBottom w:val="0"/>
              <w:divBdr>
                <w:top w:val="none" w:sz="0" w:space="0" w:color="auto"/>
                <w:left w:val="none" w:sz="0" w:space="0" w:color="auto"/>
                <w:bottom w:val="none" w:sz="0" w:space="0" w:color="auto"/>
                <w:right w:val="none" w:sz="0" w:space="0" w:color="auto"/>
              </w:divBdr>
            </w:div>
          </w:divsChild>
        </w:div>
        <w:div w:id="704209764">
          <w:marLeft w:val="0"/>
          <w:marRight w:val="0"/>
          <w:marTop w:val="0"/>
          <w:marBottom w:val="0"/>
          <w:divBdr>
            <w:top w:val="none" w:sz="0" w:space="0" w:color="auto"/>
            <w:left w:val="none" w:sz="0" w:space="0" w:color="auto"/>
            <w:bottom w:val="none" w:sz="0" w:space="0" w:color="auto"/>
            <w:right w:val="none" w:sz="0" w:space="0" w:color="auto"/>
          </w:divBdr>
        </w:div>
        <w:div w:id="1976834702">
          <w:marLeft w:val="0"/>
          <w:marRight w:val="0"/>
          <w:marTop w:val="0"/>
          <w:marBottom w:val="0"/>
          <w:divBdr>
            <w:top w:val="none" w:sz="0" w:space="0" w:color="auto"/>
            <w:left w:val="none" w:sz="0" w:space="0" w:color="auto"/>
            <w:bottom w:val="none" w:sz="0" w:space="0" w:color="auto"/>
            <w:right w:val="none" w:sz="0" w:space="0" w:color="auto"/>
          </w:divBdr>
          <w:divsChild>
            <w:div w:id="204634624">
              <w:marLeft w:val="0"/>
              <w:marRight w:val="0"/>
              <w:marTop w:val="0"/>
              <w:marBottom w:val="0"/>
              <w:divBdr>
                <w:top w:val="none" w:sz="0" w:space="0" w:color="auto"/>
                <w:left w:val="none" w:sz="0" w:space="0" w:color="auto"/>
                <w:bottom w:val="none" w:sz="0" w:space="0" w:color="auto"/>
                <w:right w:val="none" w:sz="0" w:space="0" w:color="auto"/>
              </w:divBdr>
            </w:div>
          </w:divsChild>
        </w:div>
        <w:div w:id="1075786414">
          <w:marLeft w:val="0"/>
          <w:marRight w:val="0"/>
          <w:marTop w:val="0"/>
          <w:marBottom w:val="0"/>
          <w:divBdr>
            <w:top w:val="none" w:sz="0" w:space="0" w:color="auto"/>
            <w:left w:val="none" w:sz="0" w:space="0" w:color="auto"/>
            <w:bottom w:val="none" w:sz="0" w:space="0" w:color="auto"/>
            <w:right w:val="none" w:sz="0" w:space="0" w:color="auto"/>
          </w:divBdr>
        </w:div>
        <w:div w:id="1412386505">
          <w:marLeft w:val="0"/>
          <w:marRight w:val="0"/>
          <w:marTop w:val="0"/>
          <w:marBottom w:val="0"/>
          <w:divBdr>
            <w:top w:val="none" w:sz="0" w:space="0" w:color="auto"/>
            <w:left w:val="none" w:sz="0" w:space="0" w:color="auto"/>
            <w:bottom w:val="none" w:sz="0" w:space="0" w:color="auto"/>
            <w:right w:val="none" w:sz="0" w:space="0" w:color="auto"/>
          </w:divBdr>
          <w:divsChild>
            <w:div w:id="1496335977">
              <w:marLeft w:val="0"/>
              <w:marRight w:val="0"/>
              <w:marTop w:val="0"/>
              <w:marBottom w:val="0"/>
              <w:divBdr>
                <w:top w:val="none" w:sz="0" w:space="0" w:color="auto"/>
                <w:left w:val="none" w:sz="0" w:space="0" w:color="auto"/>
                <w:bottom w:val="none" w:sz="0" w:space="0" w:color="auto"/>
                <w:right w:val="none" w:sz="0" w:space="0" w:color="auto"/>
              </w:divBdr>
            </w:div>
          </w:divsChild>
        </w:div>
        <w:div w:id="636034703">
          <w:marLeft w:val="0"/>
          <w:marRight w:val="0"/>
          <w:marTop w:val="0"/>
          <w:marBottom w:val="0"/>
          <w:divBdr>
            <w:top w:val="none" w:sz="0" w:space="0" w:color="auto"/>
            <w:left w:val="none" w:sz="0" w:space="0" w:color="auto"/>
            <w:bottom w:val="none" w:sz="0" w:space="0" w:color="auto"/>
            <w:right w:val="none" w:sz="0" w:space="0" w:color="auto"/>
          </w:divBdr>
        </w:div>
        <w:div w:id="1816797710">
          <w:marLeft w:val="0"/>
          <w:marRight w:val="0"/>
          <w:marTop w:val="0"/>
          <w:marBottom w:val="0"/>
          <w:divBdr>
            <w:top w:val="none" w:sz="0" w:space="0" w:color="auto"/>
            <w:left w:val="none" w:sz="0" w:space="0" w:color="auto"/>
            <w:bottom w:val="none" w:sz="0" w:space="0" w:color="auto"/>
            <w:right w:val="none" w:sz="0" w:space="0" w:color="auto"/>
          </w:divBdr>
          <w:divsChild>
            <w:div w:id="1720393119">
              <w:marLeft w:val="0"/>
              <w:marRight w:val="0"/>
              <w:marTop w:val="0"/>
              <w:marBottom w:val="0"/>
              <w:divBdr>
                <w:top w:val="none" w:sz="0" w:space="0" w:color="auto"/>
                <w:left w:val="none" w:sz="0" w:space="0" w:color="auto"/>
                <w:bottom w:val="none" w:sz="0" w:space="0" w:color="auto"/>
                <w:right w:val="none" w:sz="0" w:space="0" w:color="auto"/>
              </w:divBdr>
            </w:div>
          </w:divsChild>
        </w:div>
        <w:div w:id="2033265160">
          <w:marLeft w:val="0"/>
          <w:marRight w:val="0"/>
          <w:marTop w:val="0"/>
          <w:marBottom w:val="0"/>
          <w:divBdr>
            <w:top w:val="none" w:sz="0" w:space="0" w:color="auto"/>
            <w:left w:val="none" w:sz="0" w:space="0" w:color="auto"/>
            <w:bottom w:val="none" w:sz="0" w:space="0" w:color="auto"/>
            <w:right w:val="none" w:sz="0" w:space="0" w:color="auto"/>
          </w:divBdr>
        </w:div>
        <w:div w:id="1284195453">
          <w:marLeft w:val="0"/>
          <w:marRight w:val="0"/>
          <w:marTop w:val="0"/>
          <w:marBottom w:val="0"/>
          <w:divBdr>
            <w:top w:val="none" w:sz="0" w:space="0" w:color="auto"/>
            <w:left w:val="none" w:sz="0" w:space="0" w:color="auto"/>
            <w:bottom w:val="none" w:sz="0" w:space="0" w:color="auto"/>
            <w:right w:val="none" w:sz="0" w:space="0" w:color="auto"/>
          </w:divBdr>
          <w:divsChild>
            <w:div w:id="2043359841">
              <w:marLeft w:val="0"/>
              <w:marRight w:val="0"/>
              <w:marTop w:val="0"/>
              <w:marBottom w:val="0"/>
              <w:divBdr>
                <w:top w:val="none" w:sz="0" w:space="0" w:color="auto"/>
                <w:left w:val="none" w:sz="0" w:space="0" w:color="auto"/>
                <w:bottom w:val="none" w:sz="0" w:space="0" w:color="auto"/>
                <w:right w:val="none" w:sz="0" w:space="0" w:color="auto"/>
              </w:divBdr>
            </w:div>
          </w:divsChild>
        </w:div>
        <w:div w:id="2046826742">
          <w:marLeft w:val="0"/>
          <w:marRight w:val="0"/>
          <w:marTop w:val="0"/>
          <w:marBottom w:val="0"/>
          <w:divBdr>
            <w:top w:val="none" w:sz="0" w:space="0" w:color="auto"/>
            <w:left w:val="none" w:sz="0" w:space="0" w:color="auto"/>
            <w:bottom w:val="none" w:sz="0" w:space="0" w:color="auto"/>
            <w:right w:val="none" w:sz="0" w:space="0" w:color="auto"/>
          </w:divBdr>
        </w:div>
        <w:div w:id="253132065">
          <w:marLeft w:val="0"/>
          <w:marRight w:val="0"/>
          <w:marTop w:val="0"/>
          <w:marBottom w:val="0"/>
          <w:divBdr>
            <w:top w:val="none" w:sz="0" w:space="0" w:color="auto"/>
            <w:left w:val="none" w:sz="0" w:space="0" w:color="auto"/>
            <w:bottom w:val="none" w:sz="0" w:space="0" w:color="auto"/>
            <w:right w:val="none" w:sz="0" w:space="0" w:color="auto"/>
          </w:divBdr>
          <w:divsChild>
            <w:div w:id="639574769">
              <w:marLeft w:val="0"/>
              <w:marRight w:val="0"/>
              <w:marTop w:val="0"/>
              <w:marBottom w:val="0"/>
              <w:divBdr>
                <w:top w:val="none" w:sz="0" w:space="0" w:color="auto"/>
                <w:left w:val="none" w:sz="0" w:space="0" w:color="auto"/>
                <w:bottom w:val="none" w:sz="0" w:space="0" w:color="auto"/>
                <w:right w:val="none" w:sz="0" w:space="0" w:color="auto"/>
              </w:divBdr>
            </w:div>
          </w:divsChild>
        </w:div>
        <w:div w:id="270550772">
          <w:marLeft w:val="0"/>
          <w:marRight w:val="0"/>
          <w:marTop w:val="0"/>
          <w:marBottom w:val="0"/>
          <w:divBdr>
            <w:top w:val="none" w:sz="0" w:space="0" w:color="auto"/>
            <w:left w:val="none" w:sz="0" w:space="0" w:color="auto"/>
            <w:bottom w:val="none" w:sz="0" w:space="0" w:color="auto"/>
            <w:right w:val="none" w:sz="0" w:space="0" w:color="auto"/>
          </w:divBdr>
        </w:div>
        <w:div w:id="2094624418">
          <w:marLeft w:val="0"/>
          <w:marRight w:val="0"/>
          <w:marTop w:val="0"/>
          <w:marBottom w:val="0"/>
          <w:divBdr>
            <w:top w:val="none" w:sz="0" w:space="0" w:color="auto"/>
            <w:left w:val="none" w:sz="0" w:space="0" w:color="auto"/>
            <w:bottom w:val="none" w:sz="0" w:space="0" w:color="auto"/>
            <w:right w:val="none" w:sz="0" w:space="0" w:color="auto"/>
          </w:divBdr>
          <w:divsChild>
            <w:div w:id="227765289">
              <w:marLeft w:val="0"/>
              <w:marRight w:val="0"/>
              <w:marTop w:val="0"/>
              <w:marBottom w:val="0"/>
              <w:divBdr>
                <w:top w:val="none" w:sz="0" w:space="0" w:color="auto"/>
                <w:left w:val="none" w:sz="0" w:space="0" w:color="auto"/>
                <w:bottom w:val="none" w:sz="0" w:space="0" w:color="auto"/>
                <w:right w:val="none" w:sz="0" w:space="0" w:color="auto"/>
              </w:divBdr>
            </w:div>
          </w:divsChild>
        </w:div>
        <w:div w:id="1976523069">
          <w:marLeft w:val="0"/>
          <w:marRight w:val="0"/>
          <w:marTop w:val="0"/>
          <w:marBottom w:val="0"/>
          <w:divBdr>
            <w:top w:val="none" w:sz="0" w:space="0" w:color="auto"/>
            <w:left w:val="none" w:sz="0" w:space="0" w:color="auto"/>
            <w:bottom w:val="none" w:sz="0" w:space="0" w:color="auto"/>
            <w:right w:val="none" w:sz="0" w:space="0" w:color="auto"/>
          </w:divBdr>
        </w:div>
        <w:div w:id="1669867708">
          <w:marLeft w:val="0"/>
          <w:marRight w:val="0"/>
          <w:marTop w:val="0"/>
          <w:marBottom w:val="0"/>
          <w:divBdr>
            <w:top w:val="none" w:sz="0" w:space="0" w:color="auto"/>
            <w:left w:val="none" w:sz="0" w:space="0" w:color="auto"/>
            <w:bottom w:val="none" w:sz="0" w:space="0" w:color="auto"/>
            <w:right w:val="none" w:sz="0" w:space="0" w:color="auto"/>
          </w:divBdr>
          <w:divsChild>
            <w:div w:id="579825054">
              <w:marLeft w:val="0"/>
              <w:marRight w:val="0"/>
              <w:marTop w:val="0"/>
              <w:marBottom w:val="0"/>
              <w:divBdr>
                <w:top w:val="none" w:sz="0" w:space="0" w:color="auto"/>
                <w:left w:val="none" w:sz="0" w:space="0" w:color="auto"/>
                <w:bottom w:val="none" w:sz="0" w:space="0" w:color="auto"/>
                <w:right w:val="none" w:sz="0" w:space="0" w:color="auto"/>
              </w:divBdr>
            </w:div>
          </w:divsChild>
        </w:div>
        <w:div w:id="1016275589">
          <w:marLeft w:val="0"/>
          <w:marRight w:val="0"/>
          <w:marTop w:val="0"/>
          <w:marBottom w:val="0"/>
          <w:divBdr>
            <w:top w:val="none" w:sz="0" w:space="0" w:color="auto"/>
            <w:left w:val="none" w:sz="0" w:space="0" w:color="auto"/>
            <w:bottom w:val="none" w:sz="0" w:space="0" w:color="auto"/>
            <w:right w:val="none" w:sz="0" w:space="0" w:color="auto"/>
          </w:divBdr>
        </w:div>
        <w:div w:id="382098924">
          <w:marLeft w:val="0"/>
          <w:marRight w:val="0"/>
          <w:marTop w:val="0"/>
          <w:marBottom w:val="0"/>
          <w:divBdr>
            <w:top w:val="none" w:sz="0" w:space="0" w:color="auto"/>
            <w:left w:val="none" w:sz="0" w:space="0" w:color="auto"/>
            <w:bottom w:val="none" w:sz="0" w:space="0" w:color="auto"/>
            <w:right w:val="none" w:sz="0" w:space="0" w:color="auto"/>
          </w:divBdr>
          <w:divsChild>
            <w:div w:id="1524712990">
              <w:marLeft w:val="0"/>
              <w:marRight w:val="0"/>
              <w:marTop w:val="0"/>
              <w:marBottom w:val="0"/>
              <w:divBdr>
                <w:top w:val="none" w:sz="0" w:space="0" w:color="auto"/>
                <w:left w:val="none" w:sz="0" w:space="0" w:color="auto"/>
                <w:bottom w:val="none" w:sz="0" w:space="0" w:color="auto"/>
                <w:right w:val="none" w:sz="0" w:space="0" w:color="auto"/>
              </w:divBdr>
            </w:div>
          </w:divsChild>
        </w:div>
        <w:div w:id="1241058773">
          <w:marLeft w:val="0"/>
          <w:marRight w:val="0"/>
          <w:marTop w:val="0"/>
          <w:marBottom w:val="0"/>
          <w:divBdr>
            <w:top w:val="none" w:sz="0" w:space="0" w:color="auto"/>
            <w:left w:val="none" w:sz="0" w:space="0" w:color="auto"/>
            <w:bottom w:val="none" w:sz="0" w:space="0" w:color="auto"/>
            <w:right w:val="none" w:sz="0" w:space="0" w:color="auto"/>
          </w:divBdr>
        </w:div>
        <w:div w:id="236132685">
          <w:marLeft w:val="0"/>
          <w:marRight w:val="0"/>
          <w:marTop w:val="0"/>
          <w:marBottom w:val="0"/>
          <w:divBdr>
            <w:top w:val="none" w:sz="0" w:space="0" w:color="auto"/>
            <w:left w:val="none" w:sz="0" w:space="0" w:color="auto"/>
            <w:bottom w:val="none" w:sz="0" w:space="0" w:color="auto"/>
            <w:right w:val="none" w:sz="0" w:space="0" w:color="auto"/>
          </w:divBdr>
          <w:divsChild>
            <w:div w:id="570192941">
              <w:marLeft w:val="0"/>
              <w:marRight w:val="0"/>
              <w:marTop w:val="0"/>
              <w:marBottom w:val="0"/>
              <w:divBdr>
                <w:top w:val="none" w:sz="0" w:space="0" w:color="auto"/>
                <w:left w:val="none" w:sz="0" w:space="0" w:color="auto"/>
                <w:bottom w:val="none" w:sz="0" w:space="0" w:color="auto"/>
                <w:right w:val="none" w:sz="0" w:space="0" w:color="auto"/>
              </w:divBdr>
            </w:div>
          </w:divsChild>
        </w:div>
        <w:div w:id="828013187">
          <w:marLeft w:val="0"/>
          <w:marRight w:val="0"/>
          <w:marTop w:val="0"/>
          <w:marBottom w:val="0"/>
          <w:divBdr>
            <w:top w:val="none" w:sz="0" w:space="0" w:color="auto"/>
            <w:left w:val="none" w:sz="0" w:space="0" w:color="auto"/>
            <w:bottom w:val="none" w:sz="0" w:space="0" w:color="auto"/>
            <w:right w:val="none" w:sz="0" w:space="0" w:color="auto"/>
          </w:divBdr>
        </w:div>
        <w:div w:id="2032871534">
          <w:marLeft w:val="0"/>
          <w:marRight w:val="0"/>
          <w:marTop w:val="0"/>
          <w:marBottom w:val="0"/>
          <w:divBdr>
            <w:top w:val="none" w:sz="0" w:space="0" w:color="auto"/>
            <w:left w:val="none" w:sz="0" w:space="0" w:color="auto"/>
            <w:bottom w:val="none" w:sz="0" w:space="0" w:color="auto"/>
            <w:right w:val="none" w:sz="0" w:space="0" w:color="auto"/>
          </w:divBdr>
          <w:divsChild>
            <w:div w:id="225184225">
              <w:marLeft w:val="0"/>
              <w:marRight w:val="0"/>
              <w:marTop w:val="0"/>
              <w:marBottom w:val="0"/>
              <w:divBdr>
                <w:top w:val="none" w:sz="0" w:space="0" w:color="auto"/>
                <w:left w:val="none" w:sz="0" w:space="0" w:color="auto"/>
                <w:bottom w:val="none" w:sz="0" w:space="0" w:color="auto"/>
                <w:right w:val="none" w:sz="0" w:space="0" w:color="auto"/>
              </w:divBdr>
            </w:div>
          </w:divsChild>
        </w:div>
        <w:div w:id="566259122">
          <w:marLeft w:val="0"/>
          <w:marRight w:val="0"/>
          <w:marTop w:val="0"/>
          <w:marBottom w:val="0"/>
          <w:divBdr>
            <w:top w:val="none" w:sz="0" w:space="0" w:color="auto"/>
            <w:left w:val="none" w:sz="0" w:space="0" w:color="auto"/>
            <w:bottom w:val="none" w:sz="0" w:space="0" w:color="auto"/>
            <w:right w:val="none" w:sz="0" w:space="0" w:color="auto"/>
          </w:divBdr>
        </w:div>
        <w:div w:id="1811971846">
          <w:marLeft w:val="0"/>
          <w:marRight w:val="0"/>
          <w:marTop w:val="0"/>
          <w:marBottom w:val="0"/>
          <w:divBdr>
            <w:top w:val="none" w:sz="0" w:space="0" w:color="auto"/>
            <w:left w:val="none" w:sz="0" w:space="0" w:color="auto"/>
            <w:bottom w:val="none" w:sz="0" w:space="0" w:color="auto"/>
            <w:right w:val="none" w:sz="0" w:space="0" w:color="auto"/>
          </w:divBdr>
          <w:divsChild>
            <w:div w:id="2089112861">
              <w:marLeft w:val="0"/>
              <w:marRight w:val="0"/>
              <w:marTop w:val="0"/>
              <w:marBottom w:val="0"/>
              <w:divBdr>
                <w:top w:val="none" w:sz="0" w:space="0" w:color="auto"/>
                <w:left w:val="none" w:sz="0" w:space="0" w:color="auto"/>
                <w:bottom w:val="none" w:sz="0" w:space="0" w:color="auto"/>
                <w:right w:val="none" w:sz="0" w:space="0" w:color="auto"/>
              </w:divBdr>
            </w:div>
          </w:divsChild>
        </w:div>
        <w:div w:id="1057322100">
          <w:marLeft w:val="0"/>
          <w:marRight w:val="0"/>
          <w:marTop w:val="0"/>
          <w:marBottom w:val="0"/>
          <w:divBdr>
            <w:top w:val="none" w:sz="0" w:space="0" w:color="auto"/>
            <w:left w:val="none" w:sz="0" w:space="0" w:color="auto"/>
            <w:bottom w:val="none" w:sz="0" w:space="0" w:color="auto"/>
            <w:right w:val="none" w:sz="0" w:space="0" w:color="auto"/>
          </w:divBdr>
        </w:div>
        <w:div w:id="1578859425">
          <w:marLeft w:val="0"/>
          <w:marRight w:val="0"/>
          <w:marTop w:val="0"/>
          <w:marBottom w:val="0"/>
          <w:divBdr>
            <w:top w:val="none" w:sz="0" w:space="0" w:color="auto"/>
            <w:left w:val="none" w:sz="0" w:space="0" w:color="auto"/>
            <w:bottom w:val="none" w:sz="0" w:space="0" w:color="auto"/>
            <w:right w:val="none" w:sz="0" w:space="0" w:color="auto"/>
          </w:divBdr>
          <w:divsChild>
            <w:div w:id="7379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otnetfunda.com/profile/poster.aspx" TargetMode="External"/><Relationship Id="rId13" Type="http://schemas.openxmlformats.org/officeDocument/2006/relationships/hyperlink" Target="http://www.dotnetfunda.com/profile/poster.aspx" TargetMode="External"/><Relationship Id="rId18" Type="http://schemas.openxmlformats.org/officeDocument/2006/relationships/hyperlink" Target="http://www.dotnetfunda.com/profile/virendradugar.aspx" TargetMode="External"/><Relationship Id="rId26" Type="http://schemas.openxmlformats.org/officeDocument/2006/relationships/hyperlink" Target="http://www.dotnetfunda.com/profile/blessybaby.aspx" TargetMode="External"/><Relationship Id="rId39" Type="http://schemas.openxmlformats.org/officeDocument/2006/relationships/hyperlink" Target="http://www.dotnetfunda.com/profile/akiii.aspx" TargetMode="External"/><Relationship Id="rId3" Type="http://schemas.openxmlformats.org/officeDocument/2006/relationships/webSettings" Target="webSettings.xml"/><Relationship Id="rId21" Type="http://schemas.openxmlformats.org/officeDocument/2006/relationships/hyperlink" Target="http://www.dotnetfunda.com/profile/initiotech.aspx" TargetMode="External"/><Relationship Id="rId34" Type="http://schemas.openxmlformats.org/officeDocument/2006/relationships/hyperlink" Target="http://www.dotnetfunda.com/profile/ddd.aspx" TargetMode="External"/><Relationship Id="rId42" Type="http://schemas.openxmlformats.org/officeDocument/2006/relationships/hyperlink" Target="http://www.dotnetfunda.com/profile/saranpselvam.aspx" TargetMode="External"/><Relationship Id="rId7" Type="http://schemas.openxmlformats.org/officeDocument/2006/relationships/hyperlink" Target="http://www.dotnetfunda.com/profile/raja.aspx" TargetMode="External"/><Relationship Id="rId12" Type="http://schemas.openxmlformats.org/officeDocument/2006/relationships/hyperlink" Target="http://www.dotnetfunda.com/profile/poster.aspx" TargetMode="External"/><Relationship Id="rId17" Type="http://schemas.openxmlformats.org/officeDocument/2006/relationships/hyperlink" Target="http://www.dotnetfunda.com/profile/poster.aspx" TargetMode="External"/><Relationship Id="rId25" Type="http://schemas.openxmlformats.org/officeDocument/2006/relationships/hyperlink" Target="http://www.dotnetfunda.com/profile/blessybaby.aspx" TargetMode="External"/><Relationship Id="rId33" Type="http://schemas.openxmlformats.org/officeDocument/2006/relationships/hyperlink" Target="http://www.dotnetfunda.com/profile/ddd.aspx" TargetMode="External"/><Relationship Id="rId38" Type="http://schemas.openxmlformats.org/officeDocument/2006/relationships/hyperlink" Target="http://www.dotnetfunda.com/profile/ddd.aspx"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dotnetfunda.com/profile/poster.aspx" TargetMode="External"/><Relationship Id="rId20" Type="http://schemas.openxmlformats.org/officeDocument/2006/relationships/hyperlink" Target="http://www.dotnetfunda.com/profile/initiotech.aspx" TargetMode="External"/><Relationship Id="rId29" Type="http://schemas.openxmlformats.org/officeDocument/2006/relationships/hyperlink" Target="http://www.dotnetfunda.com/profile/blessybaby.aspx" TargetMode="External"/><Relationship Id="rId41" Type="http://schemas.openxmlformats.org/officeDocument/2006/relationships/hyperlink" Target="http://www.dotnetfunda.com/profile/kundan64.aspx" TargetMode="External"/><Relationship Id="rId1" Type="http://schemas.openxmlformats.org/officeDocument/2006/relationships/styles" Target="styles.xml"/><Relationship Id="rId6" Type="http://schemas.openxmlformats.org/officeDocument/2006/relationships/hyperlink" Target="http://www.dotnetfunda.com/profile/raja.aspx" TargetMode="External"/><Relationship Id="rId11" Type="http://schemas.openxmlformats.org/officeDocument/2006/relationships/hyperlink" Target="http://www.dotnetfunda.com/profile/charugoel.aspx" TargetMode="External"/><Relationship Id="rId24" Type="http://schemas.openxmlformats.org/officeDocument/2006/relationships/hyperlink" Target="http://www.dotnetfunda.com/profile/puneet20884.aspx" TargetMode="External"/><Relationship Id="rId32" Type="http://schemas.openxmlformats.org/officeDocument/2006/relationships/hyperlink" Target="http://www.dotnetfunda.com/profile/ddd.aspx" TargetMode="External"/><Relationship Id="rId37" Type="http://schemas.openxmlformats.org/officeDocument/2006/relationships/hyperlink" Target="http://www.dotnetfunda.com/profile/pradsir.aspx" TargetMode="External"/><Relationship Id="rId40" Type="http://schemas.openxmlformats.org/officeDocument/2006/relationships/hyperlink" Target="http://www.dotnetfunda.com/profile/baimey.aspx" TargetMode="External"/><Relationship Id="rId45" Type="http://schemas.openxmlformats.org/officeDocument/2006/relationships/fontTable" Target="fontTable.xml"/><Relationship Id="rId5" Type="http://schemas.openxmlformats.org/officeDocument/2006/relationships/hyperlink" Target="http://www.dotnetfunda.com/profile/raja.aspx" TargetMode="External"/><Relationship Id="rId15" Type="http://schemas.openxmlformats.org/officeDocument/2006/relationships/hyperlink" Target="http://www.dotnetfunda.com/profile/poster.aspx" TargetMode="External"/><Relationship Id="rId23" Type="http://schemas.openxmlformats.org/officeDocument/2006/relationships/hyperlink" Target="http://www.dotnetfunda.com/profile/puneet20884.aspx" TargetMode="External"/><Relationship Id="rId28" Type="http://schemas.openxmlformats.org/officeDocument/2006/relationships/hyperlink" Target="http://www.dotnetfunda.com/profile/blessybaby.aspx" TargetMode="External"/><Relationship Id="rId36" Type="http://schemas.openxmlformats.org/officeDocument/2006/relationships/hyperlink" Target="http://www.dotnetfunda.com/profile/pradsir.aspx" TargetMode="External"/><Relationship Id="rId10" Type="http://schemas.openxmlformats.org/officeDocument/2006/relationships/hyperlink" Target="http://www.dotnetfunda.com/profile/poster.aspx" TargetMode="External"/><Relationship Id="rId19" Type="http://schemas.openxmlformats.org/officeDocument/2006/relationships/hyperlink" Target="http://www.dotnetfunda.com/profile/virendradugar.aspx" TargetMode="External"/><Relationship Id="rId31" Type="http://schemas.openxmlformats.org/officeDocument/2006/relationships/hyperlink" Target="http://www.dotnetfunda.com/profile/abhisek.aspx" TargetMode="External"/><Relationship Id="rId44" Type="http://schemas.openxmlformats.org/officeDocument/2006/relationships/hyperlink" Target="http://www.dotnetfunda.com/profile/nighil.aspx" TargetMode="External"/><Relationship Id="rId4" Type="http://schemas.openxmlformats.org/officeDocument/2006/relationships/hyperlink" Target="http://www.dotnetfunda.com/profile/raja.aspx" TargetMode="External"/><Relationship Id="rId9" Type="http://schemas.openxmlformats.org/officeDocument/2006/relationships/hyperlink" Target="http://www.dotnetfunda.com/profile/poster.aspx" TargetMode="External"/><Relationship Id="rId14" Type="http://schemas.openxmlformats.org/officeDocument/2006/relationships/hyperlink" Target="http://www.dotnetfunda.com/profile/poster.aspx" TargetMode="External"/><Relationship Id="rId22" Type="http://schemas.openxmlformats.org/officeDocument/2006/relationships/hyperlink" Target="http://www.dotnetfunda.com/profile/virendradugar.aspx" TargetMode="External"/><Relationship Id="rId27" Type="http://schemas.openxmlformats.org/officeDocument/2006/relationships/hyperlink" Target="http://www.dotnetfunda.com/profile/blessybaby.aspx" TargetMode="External"/><Relationship Id="rId30" Type="http://schemas.openxmlformats.org/officeDocument/2006/relationships/hyperlink" Target="http://www.dotnetfunda.com/profile/abhisek.aspx" TargetMode="External"/><Relationship Id="rId35" Type="http://schemas.openxmlformats.org/officeDocument/2006/relationships/hyperlink" Target="http://www.dotnetfunda.com/profile/pradsir.aspx" TargetMode="External"/><Relationship Id="rId43" Type="http://schemas.openxmlformats.org/officeDocument/2006/relationships/hyperlink" Target="http://www.dotnetfunda.com/profile/senthilstays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34</Pages>
  <Words>8311</Words>
  <Characters>47376</Characters>
  <Application>Microsoft Office Word</Application>
  <DocSecurity>0</DocSecurity>
  <Lines>394</Lines>
  <Paragraphs>111</Paragraphs>
  <ScaleCrop>false</ScaleCrop>
  <Company/>
  <LinksUpToDate>false</LinksUpToDate>
  <CharactersWithSpaces>55576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 </dc:creator>
  <cp:keywords/>
  <dc:description/>
  <cp:lastModifiedBy>administrator </cp:lastModifiedBy>
  <cp:revision>2</cp:revision>
  <dcterms:created xsi:type="dcterms:W3CDTF">2013-09-02T09:56:00Z</dcterms:created>
  <dcterms:modified xsi:type="dcterms:W3CDTF">2013-09-02T09:59:00Z</dcterms:modified>
</cp:coreProperties>
</file>